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F0852" w14:textId="47CD255C" w:rsidR="00275EB6" w:rsidRPr="00275EB6" w:rsidRDefault="00275EB6" w:rsidP="001033A0">
      <w:pPr>
        <w:pStyle w:val="Title"/>
        <w:jc w:val="both"/>
        <w:rPr>
          <w:b/>
          <w:bCs/>
        </w:rPr>
      </w:pPr>
      <w:r w:rsidRPr="00275EB6">
        <w:rPr>
          <w:rFonts w:hint="eastAsia"/>
          <w:b/>
          <w:bCs/>
        </w:rPr>
        <w:t>RESEARCH PROTOCOL</w:t>
      </w:r>
    </w:p>
    <w:p w14:paraId="508769C6" w14:textId="7A130358" w:rsidR="00275EB6" w:rsidRPr="00762996" w:rsidRDefault="00275EB6" w:rsidP="001033A0">
      <w:pPr>
        <w:jc w:val="both"/>
        <w:rPr>
          <w:sz w:val="16"/>
          <w:szCs w:val="16"/>
        </w:rPr>
      </w:pPr>
      <w:r w:rsidRPr="3A9A7885">
        <w:rPr>
          <w:sz w:val="16"/>
          <w:szCs w:val="16"/>
        </w:rPr>
        <w:t xml:space="preserve">Version: </w:t>
      </w:r>
      <w:r w:rsidR="000732B7">
        <w:rPr>
          <w:rFonts w:hint="eastAsia"/>
          <w:sz w:val="16"/>
          <w:szCs w:val="16"/>
        </w:rPr>
        <w:t>3.0.1</w:t>
      </w:r>
    </w:p>
    <w:p w14:paraId="3ACC557C" w14:textId="058533D6" w:rsidR="00275EB6" w:rsidRPr="00762996" w:rsidRDefault="00762996" w:rsidP="001033A0">
      <w:pPr>
        <w:jc w:val="both"/>
        <w:rPr>
          <w:b/>
          <w:bCs/>
        </w:rPr>
      </w:pPr>
      <w:r w:rsidRPr="3A9A7885">
        <w:rPr>
          <w:b/>
          <w:bCs/>
        </w:rPr>
        <w:t xml:space="preserve">Use of GLP-1 receptor agonists and subsequent risk of </w:t>
      </w:r>
      <w:r w:rsidR="247C8048" w:rsidRPr="3A9A7885">
        <w:rPr>
          <w:b/>
          <w:bCs/>
        </w:rPr>
        <w:t>A</w:t>
      </w:r>
      <w:r w:rsidRPr="3A9A7885">
        <w:rPr>
          <w:b/>
          <w:bCs/>
        </w:rPr>
        <w:t xml:space="preserve">cute </w:t>
      </w:r>
      <w:r w:rsidR="1449C2EF" w:rsidRPr="3A9A7885">
        <w:rPr>
          <w:b/>
          <w:bCs/>
        </w:rPr>
        <w:t>L</w:t>
      </w:r>
      <w:r w:rsidRPr="3A9A7885">
        <w:rPr>
          <w:b/>
          <w:bCs/>
        </w:rPr>
        <w:t xml:space="preserve">iver </w:t>
      </w:r>
      <w:r w:rsidR="6DE5D543" w:rsidRPr="3A9A7885">
        <w:rPr>
          <w:b/>
          <w:bCs/>
        </w:rPr>
        <w:t>I</w:t>
      </w:r>
      <w:r w:rsidRPr="3A9A7885">
        <w:rPr>
          <w:b/>
          <w:bCs/>
        </w:rPr>
        <w:t xml:space="preserve">njury – </w:t>
      </w:r>
      <w:r w:rsidR="730B2E9D" w:rsidRPr="3A9A7885">
        <w:rPr>
          <w:b/>
          <w:bCs/>
        </w:rPr>
        <w:t>A cohort study</w:t>
      </w:r>
      <w:r w:rsidR="000D2A9B">
        <w:rPr>
          <w:rFonts w:eastAsia="Malgun Gothic" w:hint="eastAsia"/>
          <w:b/>
          <w:bCs/>
          <w:lang w:eastAsia="ko-KR"/>
        </w:rPr>
        <w:t xml:space="preserve"> across the OHDSI network</w:t>
      </w:r>
      <w:r w:rsidRPr="3A9A7885">
        <w:rPr>
          <w:b/>
          <w:bCs/>
        </w:rPr>
        <w:t xml:space="preserve"> (GLP1-</w:t>
      </w:r>
      <w:r w:rsidR="00CE1CA9" w:rsidRPr="3A9A7885">
        <w:rPr>
          <w:b/>
          <w:bCs/>
        </w:rPr>
        <w:t>AL</w:t>
      </w:r>
      <w:r w:rsidRPr="3A9A7885">
        <w:rPr>
          <w:b/>
          <w:bCs/>
        </w:rPr>
        <w:t>I)</w:t>
      </w:r>
    </w:p>
    <w:sdt>
      <w:sdtPr>
        <w:rPr>
          <w:rFonts w:asciiTheme="minorHAnsi" w:eastAsiaTheme="minorEastAsia" w:hAnsiTheme="minorHAnsi" w:cstheme="minorBidi"/>
          <w:color w:val="auto"/>
          <w:kern w:val="2"/>
          <w:sz w:val="16"/>
          <w:szCs w:val="16"/>
          <w:lang w:val="en-SG" w:eastAsia="zh-CN"/>
          <w14:ligatures w14:val="standardContextual"/>
        </w:rPr>
        <w:id w:val="-2073947670"/>
        <w:docPartObj>
          <w:docPartGallery w:val="Table of Contents"/>
          <w:docPartUnique/>
        </w:docPartObj>
      </w:sdtPr>
      <w:sdtEndPr>
        <w:rPr>
          <w:b/>
          <w:bCs/>
          <w:noProof/>
        </w:rPr>
      </w:sdtEndPr>
      <w:sdtContent>
        <w:p w14:paraId="1535393F" w14:textId="194C6B6D" w:rsidR="0030756D" w:rsidRDefault="0030756D" w:rsidP="001033A0">
          <w:pPr>
            <w:pStyle w:val="TOCHeading"/>
            <w:jc w:val="both"/>
            <w:rPr>
              <w:b/>
              <w:bCs/>
              <w:sz w:val="20"/>
              <w:szCs w:val="20"/>
            </w:rPr>
          </w:pPr>
          <w:r w:rsidRPr="00762996">
            <w:rPr>
              <w:b/>
              <w:bCs/>
              <w:sz w:val="20"/>
              <w:szCs w:val="20"/>
            </w:rPr>
            <w:t>Content</w:t>
          </w:r>
        </w:p>
        <w:p w14:paraId="4A722D9B" w14:textId="77777777" w:rsidR="00762996" w:rsidRPr="00762996" w:rsidRDefault="00762996" w:rsidP="001033A0">
          <w:pPr>
            <w:jc w:val="both"/>
            <w:rPr>
              <w:sz w:val="2"/>
              <w:szCs w:val="2"/>
              <w:lang w:val="en-US" w:eastAsia="en-US"/>
            </w:rPr>
          </w:pPr>
        </w:p>
        <w:p w14:paraId="68B95694" w14:textId="4AE8E210" w:rsidR="00136478" w:rsidRPr="00136478" w:rsidRDefault="0030756D">
          <w:pPr>
            <w:pStyle w:val="TOC1"/>
          </w:pPr>
          <w:r w:rsidRPr="0030756D">
            <w:rPr>
              <w:noProof w:val="0"/>
            </w:rPr>
            <w:fldChar w:fldCharType="begin"/>
          </w:r>
          <w:r w:rsidRPr="0030756D">
            <w:instrText xml:space="preserve"> TOC \o "1-3" \h \z \u </w:instrText>
          </w:r>
          <w:r w:rsidRPr="0030756D">
            <w:rPr>
              <w:noProof w:val="0"/>
            </w:rPr>
            <w:fldChar w:fldCharType="separate"/>
          </w:r>
          <w:hyperlink w:anchor="_Toc179138773" w:history="1">
            <w:r w:rsidR="00136478" w:rsidRPr="00136478">
              <w:rPr>
                <w:rStyle w:val="Hyperlink"/>
              </w:rPr>
              <w:t>Version Control</w:t>
            </w:r>
            <w:r w:rsidR="00136478" w:rsidRPr="00136478">
              <w:rPr>
                <w:webHidden/>
              </w:rPr>
              <w:tab/>
            </w:r>
            <w:r w:rsidR="00136478" w:rsidRPr="00136478">
              <w:rPr>
                <w:webHidden/>
              </w:rPr>
              <w:fldChar w:fldCharType="begin"/>
            </w:r>
            <w:r w:rsidR="00136478" w:rsidRPr="00136478">
              <w:rPr>
                <w:webHidden/>
              </w:rPr>
              <w:instrText xml:space="preserve"> PAGEREF _Toc179138773 \h </w:instrText>
            </w:r>
            <w:r w:rsidR="00136478" w:rsidRPr="00136478">
              <w:rPr>
                <w:webHidden/>
              </w:rPr>
            </w:r>
            <w:r w:rsidR="00136478" w:rsidRPr="00136478">
              <w:rPr>
                <w:webHidden/>
              </w:rPr>
              <w:fldChar w:fldCharType="separate"/>
            </w:r>
            <w:r w:rsidR="00136478" w:rsidRPr="00136478">
              <w:rPr>
                <w:webHidden/>
              </w:rPr>
              <w:t>2</w:t>
            </w:r>
            <w:r w:rsidR="00136478" w:rsidRPr="00136478">
              <w:rPr>
                <w:webHidden/>
              </w:rPr>
              <w:fldChar w:fldCharType="end"/>
            </w:r>
          </w:hyperlink>
        </w:p>
        <w:p w14:paraId="293B557E" w14:textId="65CF49EF" w:rsidR="00136478" w:rsidRPr="00136478" w:rsidRDefault="00136478">
          <w:pPr>
            <w:pStyle w:val="TOC1"/>
          </w:pPr>
          <w:hyperlink w:anchor="_Toc179138774" w:history="1">
            <w:r w:rsidRPr="00136478">
              <w:rPr>
                <w:rStyle w:val="Hyperlink"/>
              </w:rPr>
              <w:t>List of Abbreviations</w:t>
            </w:r>
            <w:r w:rsidRPr="00136478">
              <w:rPr>
                <w:webHidden/>
              </w:rPr>
              <w:tab/>
            </w:r>
            <w:r w:rsidRPr="00136478">
              <w:rPr>
                <w:webHidden/>
              </w:rPr>
              <w:fldChar w:fldCharType="begin"/>
            </w:r>
            <w:r w:rsidRPr="00136478">
              <w:rPr>
                <w:webHidden/>
              </w:rPr>
              <w:instrText xml:space="preserve"> PAGEREF _Toc179138774 \h </w:instrText>
            </w:r>
            <w:r w:rsidRPr="00136478">
              <w:rPr>
                <w:webHidden/>
              </w:rPr>
            </w:r>
            <w:r w:rsidRPr="00136478">
              <w:rPr>
                <w:webHidden/>
              </w:rPr>
              <w:fldChar w:fldCharType="separate"/>
            </w:r>
            <w:r w:rsidRPr="00136478">
              <w:rPr>
                <w:webHidden/>
              </w:rPr>
              <w:t>3</w:t>
            </w:r>
            <w:r w:rsidRPr="00136478">
              <w:rPr>
                <w:webHidden/>
              </w:rPr>
              <w:fldChar w:fldCharType="end"/>
            </w:r>
          </w:hyperlink>
        </w:p>
        <w:p w14:paraId="644B8190" w14:textId="3ED8A401" w:rsidR="00136478" w:rsidRPr="00136478" w:rsidRDefault="00136478">
          <w:pPr>
            <w:pStyle w:val="TOC1"/>
          </w:pPr>
          <w:hyperlink w:anchor="_Toc179138775" w:history="1">
            <w:r w:rsidRPr="00136478">
              <w:rPr>
                <w:rStyle w:val="Hyperlink"/>
              </w:rPr>
              <w:t>Responsible Parties</w:t>
            </w:r>
            <w:r w:rsidRPr="00136478">
              <w:rPr>
                <w:webHidden/>
              </w:rPr>
              <w:tab/>
            </w:r>
            <w:r w:rsidRPr="00136478">
              <w:rPr>
                <w:webHidden/>
              </w:rPr>
              <w:fldChar w:fldCharType="begin"/>
            </w:r>
            <w:r w:rsidRPr="00136478">
              <w:rPr>
                <w:webHidden/>
              </w:rPr>
              <w:instrText xml:space="preserve"> PAGEREF _Toc179138775 \h </w:instrText>
            </w:r>
            <w:r w:rsidRPr="00136478">
              <w:rPr>
                <w:webHidden/>
              </w:rPr>
            </w:r>
            <w:r w:rsidRPr="00136478">
              <w:rPr>
                <w:webHidden/>
              </w:rPr>
              <w:fldChar w:fldCharType="separate"/>
            </w:r>
            <w:r w:rsidRPr="00136478">
              <w:rPr>
                <w:webHidden/>
              </w:rPr>
              <w:t>4</w:t>
            </w:r>
            <w:r w:rsidRPr="00136478">
              <w:rPr>
                <w:webHidden/>
              </w:rPr>
              <w:fldChar w:fldCharType="end"/>
            </w:r>
          </w:hyperlink>
        </w:p>
        <w:p w14:paraId="3FB65365" w14:textId="7BAEA3D9" w:rsidR="00136478" w:rsidRPr="00136478" w:rsidRDefault="00136478">
          <w:pPr>
            <w:pStyle w:val="TOC2"/>
            <w:tabs>
              <w:tab w:val="right" w:leader="dot" w:pos="9016"/>
            </w:tabs>
            <w:rPr>
              <w:noProof/>
              <w:sz w:val="16"/>
              <w:szCs w:val="16"/>
            </w:rPr>
          </w:pPr>
          <w:hyperlink w:anchor="_Toc179138776" w:history="1">
            <w:r w:rsidRPr="00136478">
              <w:rPr>
                <w:rStyle w:val="Hyperlink"/>
                <w:noProof/>
                <w:sz w:val="16"/>
                <w:szCs w:val="16"/>
              </w:rPr>
              <w:t>Investigators</w:t>
            </w:r>
            <w:r w:rsidRPr="00136478">
              <w:rPr>
                <w:noProof/>
                <w:webHidden/>
                <w:sz w:val="16"/>
                <w:szCs w:val="16"/>
              </w:rPr>
              <w:tab/>
            </w:r>
            <w:r w:rsidRPr="00136478">
              <w:rPr>
                <w:noProof/>
                <w:webHidden/>
                <w:sz w:val="16"/>
                <w:szCs w:val="16"/>
              </w:rPr>
              <w:fldChar w:fldCharType="begin"/>
            </w:r>
            <w:r w:rsidRPr="00136478">
              <w:rPr>
                <w:noProof/>
                <w:webHidden/>
                <w:sz w:val="16"/>
                <w:szCs w:val="16"/>
              </w:rPr>
              <w:instrText xml:space="preserve"> PAGEREF _Toc179138776 \h </w:instrText>
            </w:r>
            <w:r w:rsidRPr="00136478">
              <w:rPr>
                <w:noProof/>
                <w:webHidden/>
                <w:sz w:val="16"/>
                <w:szCs w:val="16"/>
              </w:rPr>
            </w:r>
            <w:r w:rsidRPr="00136478">
              <w:rPr>
                <w:noProof/>
                <w:webHidden/>
                <w:sz w:val="16"/>
                <w:szCs w:val="16"/>
              </w:rPr>
              <w:fldChar w:fldCharType="separate"/>
            </w:r>
            <w:r w:rsidRPr="00136478">
              <w:rPr>
                <w:noProof/>
                <w:webHidden/>
                <w:sz w:val="16"/>
                <w:szCs w:val="16"/>
              </w:rPr>
              <w:t>4</w:t>
            </w:r>
            <w:r w:rsidRPr="00136478">
              <w:rPr>
                <w:noProof/>
                <w:webHidden/>
                <w:sz w:val="16"/>
                <w:szCs w:val="16"/>
              </w:rPr>
              <w:fldChar w:fldCharType="end"/>
            </w:r>
          </w:hyperlink>
        </w:p>
        <w:p w14:paraId="50AA1A9D" w14:textId="3823DDEC" w:rsidR="00136478" w:rsidRPr="00136478" w:rsidRDefault="00136478">
          <w:pPr>
            <w:pStyle w:val="TOC2"/>
            <w:tabs>
              <w:tab w:val="right" w:leader="dot" w:pos="9016"/>
            </w:tabs>
            <w:rPr>
              <w:noProof/>
              <w:sz w:val="16"/>
              <w:szCs w:val="16"/>
            </w:rPr>
          </w:pPr>
          <w:hyperlink w:anchor="_Toc179138777" w:history="1">
            <w:r w:rsidRPr="00136478">
              <w:rPr>
                <w:rStyle w:val="Hyperlink"/>
                <w:noProof/>
                <w:sz w:val="16"/>
                <w:szCs w:val="16"/>
              </w:rPr>
              <w:t>Disclosures</w:t>
            </w:r>
            <w:r w:rsidRPr="00136478">
              <w:rPr>
                <w:noProof/>
                <w:webHidden/>
                <w:sz w:val="16"/>
                <w:szCs w:val="16"/>
              </w:rPr>
              <w:tab/>
            </w:r>
            <w:r w:rsidRPr="00136478">
              <w:rPr>
                <w:noProof/>
                <w:webHidden/>
                <w:sz w:val="16"/>
                <w:szCs w:val="16"/>
              </w:rPr>
              <w:fldChar w:fldCharType="begin"/>
            </w:r>
            <w:r w:rsidRPr="00136478">
              <w:rPr>
                <w:noProof/>
                <w:webHidden/>
                <w:sz w:val="16"/>
                <w:szCs w:val="16"/>
              </w:rPr>
              <w:instrText xml:space="preserve"> PAGEREF _Toc179138777 \h </w:instrText>
            </w:r>
            <w:r w:rsidRPr="00136478">
              <w:rPr>
                <w:noProof/>
                <w:webHidden/>
                <w:sz w:val="16"/>
                <w:szCs w:val="16"/>
              </w:rPr>
            </w:r>
            <w:r w:rsidRPr="00136478">
              <w:rPr>
                <w:noProof/>
                <w:webHidden/>
                <w:sz w:val="16"/>
                <w:szCs w:val="16"/>
              </w:rPr>
              <w:fldChar w:fldCharType="separate"/>
            </w:r>
            <w:r w:rsidRPr="00136478">
              <w:rPr>
                <w:noProof/>
                <w:webHidden/>
                <w:sz w:val="16"/>
                <w:szCs w:val="16"/>
              </w:rPr>
              <w:t>4</w:t>
            </w:r>
            <w:r w:rsidRPr="00136478">
              <w:rPr>
                <w:noProof/>
                <w:webHidden/>
                <w:sz w:val="16"/>
                <w:szCs w:val="16"/>
              </w:rPr>
              <w:fldChar w:fldCharType="end"/>
            </w:r>
          </w:hyperlink>
        </w:p>
        <w:p w14:paraId="28CBD978" w14:textId="5450ADBD" w:rsidR="00136478" w:rsidRPr="00136478" w:rsidRDefault="00136478">
          <w:pPr>
            <w:pStyle w:val="TOC1"/>
          </w:pPr>
          <w:hyperlink w:anchor="_Toc179138778" w:history="1">
            <w:r w:rsidRPr="00136478">
              <w:rPr>
                <w:rStyle w:val="Hyperlink"/>
              </w:rPr>
              <w:t>Abstract</w:t>
            </w:r>
            <w:r w:rsidRPr="00136478">
              <w:rPr>
                <w:webHidden/>
              </w:rPr>
              <w:tab/>
            </w:r>
            <w:r w:rsidRPr="00136478">
              <w:rPr>
                <w:webHidden/>
              </w:rPr>
              <w:fldChar w:fldCharType="begin"/>
            </w:r>
            <w:r w:rsidRPr="00136478">
              <w:rPr>
                <w:webHidden/>
              </w:rPr>
              <w:instrText xml:space="preserve"> PAGEREF _Toc179138778 \h </w:instrText>
            </w:r>
            <w:r w:rsidRPr="00136478">
              <w:rPr>
                <w:webHidden/>
              </w:rPr>
            </w:r>
            <w:r w:rsidRPr="00136478">
              <w:rPr>
                <w:webHidden/>
              </w:rPr>
              <w:fldChar w:fldCharType="separate"/>
            </w:r>
            <w:r w:rsidRPr="00136478">
              <w:rPr>
                <w:webHidden/>
              </w:rPr>
              <w:t>5</w:t>
            </w:r>
            <w:r w:rsidRPr="00136478">
              <w:rPr>
                <w:webHidden/>
              </w:rPr>
              <w:fldChar w:fldCharType="end"/>
            </w:r>
          </w:hyperlink>
        </w:p>
        <w:p w14:paraId="2F62A1AB" w14:textId="18171198" w:rsidR="00136478" w:rsidRPr="00136478" w:rsidRDefault="00136478">
          <w:pPr>
            <w:pStyle w:val="TOC1"/>
          </w:pPr>
          <w:hyperlink w:anchor="_Toc179138779" w:history="1">
            <w:r w:rsidRPr="00136478">
              <w:rPr>
                <w:rStyle w:val="Hyperlink"/>
              </w:rPr>
              <w:t>Amendments and Updates</w:t>
            </w:r>
            <w:r w:rsidRPr="00136478">
              <w:rPr>
                <w:webHidden/>
              </w:rPr>
              <w:tab/>
            </w:r>
            <w:r w:rsidRPr="00136478">
              <w:rPr>
                <w:webHidden/>
              </w:rPr>
              <w:fldChar w:fldCharType="begin"/>
            </w:r>
            <w:r w:rsidRPr="00136478">
              <w:rPr>
                <w:webHidden/>
              </w:rPr>
              <w:instrText xml:space="preserve"> PAGEREF _Toc179138779 \h </w:instrText>
            </w:r>
            <w:r w:rsidRPr="00136478">
              <w:rPr>
                <w:webHidden/>
              </w:rPr>
            </w:r>
            <w:r w:rsidRPr="00136478">
              <w:rPr>
                <w:webHidden/>
              </w:rPr>
              <w:fldChar w:fldCharType="separate"/>
            </w:r>
            <w:r w:rsidRPr="00136478">
              <w:rPr>
                <w:webHidden/>
              </w:rPr>
              <w:t>6</w:t>
            </w:r>
            <w:r w:rsidRPr="00136478">
              <w:rPr>
                <w:webHidden/>
              </w:rPr>
              <w:fldChar w:fldCharType="end"/>
            </w:r>
          </w:hyperlink>
        </w:p>
        <w:p w14:paraId="75E0E520" w14:textId="6B823691" w:rsidR="00136478" w:rsidRPr="00136478" w:rsidRDefault="00136478">
          <w:pPr>
            <w:pStyle w:val="TOC1"/>
          </w:pPr>
          <w:hyperlink w:anchor="_Toc179138780" w:history="1">
            <w:r w:rsidRPr="00136478">
              <w:rPr>
                <w:rStyle w:val="Hyperlink"/>
              </w:rPr>
              <w:t>Milestones</w:t>
            </w:r>
            <w:r w:rsidRPr="00136478">
              <w:rPr>
                <w:webHidden/>
              </w:rPr>
              <w:tab/>
            </w:r>
            <w:r w:rsidRPr="00136478">
              <w:rPr>
                <w:webHidden/>
              </w:rPr>
              <w:fldChar w:fldCharType="begin"/>
            </w:r>
            <w:r w:rsidRPr="00136478">
              <w:rPr>
                <w:webHidden/>
              </w:rPr>
              <w:instrText xml:space="preserve"> PAGEREF _Toc179138780 \h </w:instrText>
            </w:r>
            <w:r w:rsidRPr="00136478">
              <w:rPr>
                <w:webHidden/>
              </w:rPr>
            </w:r>
            <w:r w:rsidRPr="00136478">
              <w:rPr>
                <w:webHidden/>
              </w:rPr>
              <w:fldChar w:fldCharType="separate"/>
            </w:r>
            <w:r w:rsidRPr="00136478">
              <w:rPr>
                <w:webHidden/>
              </w:rPr>
              <w:t>7</w:t>
            </w:r>
            <w:r w:rsidRPr="00136478">
              <w:rPr>
                <w:webHidden/>
              </w:rPr>
              <w:fldChar w:fldCharType="end"/>
            </w:r>
          </w:hyperlink>
        </w:p>
        <w:p w14:paraId="4FC2EBD1" w14:textId="7A8B3E3F" w:rsidR="00136478" w:rsidRPr="00136478" w:rsidRDefault="00136478">
          <w:pPr>
            <w:pStyle w:val="TOC1"/>
          </w:pPr>
          <w:hyperlink w:anchor="_Toc179138781" w:history="1">
            <w:r w:rsidRPr="00136478">
              <w:rPr>
                <w:rStyle w:val="Hyperlink"/>
              </w:rPr>
              <w:t>Rationale and Background</w:t>
            </w:r>
            <w:r w:rsidRPr="00136478">
              <w:rPr>
                <w:webHidden/>
              </w:rPr>
              <w:tab/>
            </w:r>
            <w:r w:rsidRPr="00136478">
              <w:rPr>
                <w:webHidden/>
              </w:rPr>
              <w:fldChar w:fldCharType="begin"/>
            </w:r>
            <w:r w:rsidRPr="00136478">
              <w:rPr>
                <w:webHidden/>
              </w:rPr>
              <w:instrText xml:space="preserve"> PAGEREF _Toc179138781 \h </w:instrText>
            </w:r>
            <w:r w:rsidRPr="00136478">
              <w:rPr>
                <w:webHidden/>
              </w:rPr>
            </w:r>
            <w:r w:rsidRPr="00136478">
              <w:rPr>
                <w:webHidden/>
              </w:rPr>
              <w:fldChar w:fldCharType="separate"/>
            </w:r>
            <w:r w:rsidRPr="00136478">
              <w:rPr>
                <w:webHidden/>
              </w:rPr>
              <w:t>8</w:t>
            </w:r>
            <w:r w:rsidRPr="00136478">
              <w:rPr>
                <w:webHidden/>
              </w:rPr>
              <w:fldChar w:fldCharType="end"/>
            </w:r>
          </w:hyperlink>
        </w:p>
        <w:p w14:paraId="03DDA00C" w14:textId="30DD27AD" w:rsidR="00136478" w:rsidRPr="00136478" w:rsidRDefault="00136478">
          <w:pPr>
            <w:pStyle w:val="TOC1"/>
          </w:pPr>
          <w:hyperlink w:anchor="_Toc179138782" w:history="1">
            <w:r w:rsidRPr="00136478">
              <w:rPr>
                <w:rStyle w:val="Hyperlink"/>
              </w:rPr>
              <w:t>Study Objectives</w:t>
            </w:r>
            <w:r w:rsidRPr="00136478">
              <w:rPr>
                <w:webHidden/>
              </w:rPr>
              <w:tab/>
            </w:r>
            <w:r w:rsidRPr="00136478">
              <w:rPr>
                <w:webHidden/>
              </w:rPr>
              <w:fldChar w:fldCharType="begin"/>
            </w:r>
            <w:r w:rsidRPr="00136478">
              <w:rPr>
                <w:webHidden/>
              </w:rPr>
              <w:instrText xml:space="preserve"> PAGEREF _Toc179138782 \h </w:instrText>
            </w:r>
            <w:r w:rsidRPr="00136478">
              <w:rPr>
                <w:webHidden/>
              </w:rPr>
            </w:r>
            <w:r w:rsidRPr="00136478">
              <w:rPr>
                <w:webHidden/>
              </w:rPr>
              <w:fldChar w:fldCharType="separate"/>
            </w:r>
            <w:r w:rsidRPr="00136478">
              <w:rPr>
                <w:webHidden/>
              </w:rPr>
              <w:t>9</w:t>
            </w:r>
            <w:r w:rsidRPr="00136478">
              <w:rPr>
                <w:webHidden/>
              </w:rPr>
              <w:fldChar w:fldCharType="end"/>
            </w:r>
          </w:hyperlink>
        </w:p>
        <w:p w14:paraId="6851AE25" w14:textId="0117E565" w:rsidR="00136478" w:rsidRPr="00136478" w:rsidRDefault="00136478">
          <w:pPr>
            <w:pStyle w:val="TOC1"/>
          </w:pPr>
          <w:hyperlink w:anchor="_Toc179138783" w:history="1">
            <w:r w:rsidRPr="00136478">
              <w:rPr>
                <w:rStyle w:val="Hyperlink"/>
              </w:rPr>
              <w:t>Research Methods</w:t>
            </w:r>
            <w:r w:rsidRPr="00136478">
              <w:rPr>
                <w:webHidden/>
              </w:rPr>
              <w:tab/>
            </w:r>
            <w:r w:rsidRPr="00136478">
              <w:rPr>
                <w:webHidden/>
              </w:rPr>
              <w:fldChar w:fldCharType="begin"/>
            </w:r>
            <w:r w:rsidRPr="00136478">
              <w:rPr>
                <w:webHidden/>
              </w:rPr>
              <w:instrText xml:space="preserve"> PAGEREF _Toc179138783 \h </w:instrText>
            </w:r>
            <w:r w:rsidRPr="00136478">
              <w:rPr>
                <w:webHidden/>
              </w:rPr>
            </w:r>
            <w:r w:rsidRPr="00136478">
              <w:rPr>
                <w:webHidden/>
              </w:rPr>
              <w:fldChar w:fldCharType="separate"/>
            </w:r>
            <w:r w:rsidRPr="00136478">
              <w:rPr>
                <w:webHidden/>
              </w:rPr>
              <w:t>10</w:t>
            </w:r>
            <w:r w:rsidRPr="00136478">
              <w:rPr>
                <w:webHidden/>
              </w:rPr>
              <w:fldChar w:fldCharType="end"/>
            </w:r>
          </w:hyperlink>
        </w:p>
        <w:p w14:paraId="2092ADB7" w14:textId="755B9FB2" w:rsidR="00136478" w:rsidRPr="00136478" w:rsidRDefault="00136478">
          <w:pPr>
            <w:pStyle w:val="TOC2"/>
            <w:tabs>
              <w:tab w:val="right" w:leader="dot" w:pos="9016"/>
            </w:tabs>
            <w:rPr>
              <w:noProof/>
              <w:sz w:val="16"/>
              <w:szCs w:val="16"/>
            </w:rPr>
          </w:pPr>
          <w:hyperlink w:anchor="_Toc179138784" w:history="1">
            <w:r w:rsidRPr="00136478">
              <w:rPr>
                <w:rStyle w:val="Hyperlink"/>
                <w:noProof/>
                <w:sz w:val="16"/>
                <w:szCs w:val="16"/>
              </w:rPr>
              <w:t>Study Design</w:t>
            </w:r>
            <w:r w:rsidRPr="00136478">
              <w:rPr>
                <w:noProof/>
                <w:webHidden/>
                <w:sz w:val="16"/>
                <w:szCs w:val="16"/>
              </w:rPr>
              <w:tab/>
            </w:r>
            <w:r w:rsidRPr="00136478">
              <w:rPr>
                <w:noProof/>
                <w:webHidden/>
                <w:sz w:val="16"/>
                <w:szCs w:val="16"/>
              </w:rPr>
              <w:fldChar w:fldCharType="begin"/>
            </w:r>
            <w:r w:rsidRPr="00136478">
              <w:rPr>
                <w:noProof/>
                <w:webHidden/>
                <w:sz w:val="16"/>
                <w:szCs w:val="16"/>
              </w:rPr>
              <w:instrText xml:space="preserve"> PAGEREF _Toc179138784 \h </w:instrText>
            </w:r>
            <w:r w:rsidRPr="00136478">
              <w:rPr>
                <w:noProof/>
                <w:webHidden/>
                <w:sz w:val="16"/>
                <w:szCs w:val="16"/>
              </w:rPr>
            </w:r>
            <w:r w:rsidRPr="00136478">
              <w:rPr>
                <w:noProof/>
                <w:webHidden/>
                <w:sz w:val="16"/>
                <w:szCs w:val="16"/>
              </w:rPr>
              <w:fldChar w:fldCharType="separate"/>
            </w:r>
            <w:r w:rsidRPr="00136478">
              <w:rPr>
                <w:noProof/>
                <w:webHidden/>
                <w:sz w:val="16"/>
                <w:szCs w:val="16"/>
              </w:rPr>
              <w:t>10</w:t>
            </w:r>
            <w:r w:rsidRPr="00136478">
              <w:rPr>
                <w:noProof/>
                <w:webHidden/>
                <w:sz w:val="16"/>
                <w:szCs w:val="16"/>
              </w:rPr>
              <w:fldChar w:fldCharType="end"/>
            </w:r>
          </w:hyperlink>
        </w:p>
        <w:p w14:paraId="361F0B04" w14:textId="634FCD45" w:rsidR="00136478" w:rsidRPr="00136478" w:rsidRDefault="00136478">
          <w:pPr>
            <w:pStyle w:val="TOC2"/>
            <w:tabs>
              <w:tab w:val="right" w:leader="dot" w:pos="9016"/>
            </w:tabs>
            <w:rPr>
              <w:noProof/>
              <w:sz w:val="16"/>
              <w:szCs w:val="16"/>
            </w:rPr>
          </w:pPr>
          <w:hyperlink w:anchor="_Toc179138785" w:history="1">
            <w:r w:rsidRPr="00136478">
              <w:rPr>
                <w:rStyle w:val="Hyperlink"/>
                <w:noProof/>
                <w:sz w:val="16"/>
                <w:szCs w:val="16"/>
              </w:rPr>
              <w:t>Data Sources</w:t>
            </w:r>
            <w:r w:rsidRPr="00136478">
              <w:rPr>
                <w:noProof/>
                <w:webHidden/>
                <w:sz w:val="16"/>
                <w:szCs w:val="16"/>
              </w:rPr>
              <w:tab/>
            </w:r>
            <w:r w:rsidRPr="00136478">
              <w:rPr>
                <w:noProof/>
                <w:webHidden/>
                <w:sz w:val="16"/>
                <w:szCs w:val="16"/>
              </w:rPr>
              <w:fldChar w:fldCharType="begin"/>
            </w:r>
            <w:r w:rsidRPr="00136478">
              <w:rPr>
                <w:noProof/>
                <w:webHidden/>
                <w:sz w:val="16"/>
                <w:szCs w:val="16"/>
              </w:rPr>
              <w:instrText xml:space="preserve"> PAGEREF _Toc179138785 \h </w:instrText>
            </w:r>
            <w:r w:rsidRPr="00136478">
              <w:rPr>
                <w:noProof/>
                <w:webHidden/>
                <w:sz w:val="16"/>
                <w:szCs w:val="16"/>
              </w:rPr>
            </w:r>
            <w:r w:rsidRPr="00136478">
              <w:rPr>
                <w:noProof/>
                <w:webHidden/>
                <w:sz w:val="16"/>
                <w:szCs w:val="16"/>
              </w:rPr>
              <w:fldChar w:fldCharType="separate"/>
            </w:r>
            <w:r w:rsidRPr="00136478">
              <w:rPr>
                <w:noProof/>
                <w:webHidden/>
                <w:sz w:val="16"/>
                <w:szCs w:val="16"/>
              </w:rPr>
              <w:t>10</w:t>
            </w:r>
            <w:r w:rsidRPr="00136478">
              <w:rPr>
                <w:noProof/>
                <w:webHidden/>
                <w:sz w:val="16"/>
                <w:szCs w:val="16"/>
              </w:rPr>
              <w:fldChar w:fldCharType="end"/>
            </w:r>
          </w:hyperlink>
        </w:p>
        <w:p w14:paraId="5FF66182" w14:textId="12759919" w:rsidR="00136478" w:rsidRPr="00136478" w:rsidRDefault="00136478">
          <w:pPr>
            <w:pStyle w:val="TOC2"/>
            <w:tabs>
              <w:tab w:val="right" w:leader="dot" w:pos="9016"/>
            </w:tabs>
            <w:rPr>
              <w:noProof/>
              <w:sz w:val="16"/>
              <w:szCs w:val="16"/>
            </w:rPr>
          </w:pPr>
          <w:hyperlink w:anchor="_Toc179138786" w:history="1">
            <w:r w:rsidRPr="00136478">
              <w:rPr>
                <w:rStyle w:val="Hyperlink"/>
                <w:noProof/>
                <w:sz w:val="16"/>
                <w:szCs w:val="16"/>
              </w:rPr>
              <w:t>Study Population</w:t>
            </w:r>
            <w:r w:rsidRPr="00136478">
              <w:rPr>
                <w:noProof/>
                <w:webHidden/>
                <w:sz w:val="16"/>
                <w:szCs w:val="16"/>
              </w:rPr>
              <w:tab/>
            </w:r>
            <w:r w:rsidRPr="00136478">
              <w:rPr>
                <w:noProof/>
                <w:webHidden/>
                <w:sz w:val="16"/>
                <w:szCs w:val="16"/>
              </w:rPr>
              <w:fldChar w:fldCharType="begin"/>
            </w:r>
            <w:r w:rsidRPr="00136478">
              <w:rPr>
                <w:noProof/>
                <w:webHidden/>
                <w:sz w:val="16"/>
                <w:szCs w:val="16"/>
              </w:rPr>
              <w:instrText xml:space="preserve"> PAGEREF _Toc179138786 \h </w:instrText>
            </w:r>
            <w:r w:rsidRPr="00136478">
              <w:rPr>
                <w:noProof/>
                <w:webHidden/>
                <w:sz w:val="16"/>
                <w:szCs w:val="16"/>
              </w:rPr>
            </w:r>
            <w:r w:rsidRPr="00136478">
              <w:rPr>
                <w:noProof/>
                <w:webHidden/>
                <w:sz w:val="16"/>
                <w:szCs w:val="16"/>
              </w:rPr>
              <w:fldChar w:fldCharType="separate"/>
            </w:r>
            <w:r w:rsidRPr="00136478">
              <w:rPr>
                <w:noProof/>
                <w:webHidden/>
                <w:sz w:val="16"/>
                <w:szCs w:val="16"/>
              </w:rPr>
              <w:t>10</w:t>
            </w:r>
            <w:r w:rsidRPr="00136478">
              <w:rPr>
                <w:noProof/>
                <w:webHidden/>
                <w:sz w:val="16"/>
                <w:szCs w:val="16"/>
              </w:rPr>
              <w:fldChar w:fldCharType="end"/>
            </w:r>
          </w:hyperlink>
        </w:p>
        <w:p w14:paraId="0A0795E4" w14:textId="71BBC36D" w:rsidR="00136478" w:rsidRPr="00136478" w:rsidRDefault="00136478">
          <w:pPr>
            <w:pStyle w:val="TOC2"/>
            <w:tabs>
              <w:tab w:val="right" w:leader="dot" w:pos="9016"/>
            </w:tabs>
            <w:rPr>
              <w:noProof/>
              <w:sz w:val="16"/>
              <w:szCs w:val="16"/>
            </w:rPr>
          </w:pPr>
          <w:hyperlink w:anchor="_Toc179138787" w:history="1">
            <w:r w:rsidRPr="00136478">
              <w:rPr>
                <w:rStyle w:val="Hyperlink"/>
                <w:noProof/>
                <w:sz w:val="16"/>
                <w:szCs w:val="16"/>
              </w:rPr>
              <w:t>Exposures and Comparators</w:t>
            </w:r>
            <w:r w:rsidRPr="00136478">
              <w:rPr>
                <w:noProof/>
                <w:webHidden/>
                <w:sz w:val="16"/>
                <w:szCs w:val="16"/>
              </w:rPr>
              <w:tab/>
            </w:r>
            <w:r w:rsidRPr="00136478">
              <w:rPr>
                <w:noProof/>
                <w:webHidden/>
                <w:sz w:val="16"/>
                <w:szCs w:val="16"/>
              </w:rPr>
              <w:fldChar w:fldCharType="begin"/>
            </w:r>
            <w:r w:rsidRPr="00136478">
              <w:rPr>
                <w:noProof/>
                <w:webHidden/>
                <w:sz w:val="16"/>
                <w:szCs w:val="16"/>
              </w:rPr>
              <w:instrText xml:space="preserve"> PAGEREF _Toc179138787 \h </w:instrText>
            </w:r>
            <w:r w:rsidRPr="00136478">
              <w:rPr>
                <w:noProof/>
                <w:webHidden/>
                <w:sz w:val="16"/>
                <w:szCs w:val="16"/>
              </w:rPr>
            </w:r>
            <w:r w:rsidRPr="00136478">
              <w:rPr>
                <w:noProof/>
                <w:webHidden/>
                <w:sz w:val="16"/>
                <w:szCs w:val="16"/>
              </w:rPr>
              <w:fldChar w:fldCharType="separate"/>
            </w:r>
            <w:r w:rsidRPr="00136478">
              <w:rPr>
                <w:noProof/>
                <w:webHidden/>
                <w:sz w:val="16"/>
                <w:szCs w:val="16"/>
              </w:rPr>
              <w:t>11</w:t>
            </w:r>
            <w:r w:rsidRPr="00136478">
              <w:rPr>
                <w:noProof/>
                <w:webHidden/>
                <w:sz w:val="16"/>
                <w:szCs w:val="16"/>
              </w:rPr>
              <w:fldChar w:fldCharType="end"/>
            </w:r>
          </w:hyperlink>
        </w:p>
        <w:p w14:paraId="600E0140" w14:textId="148802FD" w:rsidR="00136478" w:rsidRPr="00136478" w:rsidRDefault="00136478">
          <w:pPr>
            <w:pStyle w:val="TOC2"/>
            <w:tabs>
              <w:tab w:val="right" w:leader="dot" w:pos="9016"/>
            </w:tabs>
            <w:rPr>
              <w:noProof/>
              <w:sz w:val="16"/>
              <w:szCs w:val="16"/>
            </w:rPr>
          </w:pPr>
          <w:hyperlink w:anchor="_Toc179138788" w:history="1">
            <w:r w:rsidRPr="00136478">
              <w:rPr>
                <w:rStyle w:val="Hyperlink"/>
                <w:noProof/>
                <w:sz w:val="16"/>
                <w:szCs w:val="16"/>
              </w:rPr>
              <w:t>Outcomes</w:t>
            </w:r>
            <w:r w:rsidRPr="00136478">
              <w:rPr>
                <w:noProof/>
                <w:webHidden/>
                <w:sz w:val="16"/>
                <w:szCs w:val="16"/>
              </w:rPr>
              <w:tab/>
            </w:r>
            <w:r w:rsidRPr="00136478">
              <w:rPr>
                <w:noProof/>
                <w:webHidden/>
                <w:sz w:val="16"/>
                <w:szCs w:val="16"/>
              </w:rPr>
              <w:fldChar w:fldCharType="begin"/>
            </w:r>
            <w:r w:rsidRPr="00136478">
              <w:rPr>
                <w:noProof/>
                <w:webHidden/>
                <w:sz w:val="16"/>
                <w:szCs w:val="16"/>
              </w:rPr>
              <w:instrText xml:space="preserve"> PAGEREF _Toc179138788 \h </w:instrText>
            </w:r>
            <w:r w:rsidRPr="00136478">
              <w:rPr>
                <w:noProof/>
                <w:webHidden/>
                <w:sz w:val="16"/>
                <w:szCs w:val="16"/>
              </w:rPr>
            </w:r>
            <w:r w:rsidRPr="00136478">
              <w:rPr>
                <w:noProof/>
                <w:webHidden/>
                <w:sz w:val="16"/>
                <w:szCs w:val="16"/>
              </w:rPr>
              <w:fldChar w:fldCharType="separate"/>
            </w:r>
            <w:r w:rsidRPr="00136478">
              <w:rPr>
                <w:noProof/>
                <w:webHidden/>
                <w:sz w:val="16"/>
                <w:szCs w:val="16"/>
              </w:rPr>
              <w:t>12</w:t>
            </w:r>
            <w:r w:rsidRPr="00136478">
              <w:rPr>
                <w:noProof/>
                <w:webHidden/>
                <w:sz w:val="16"/>
                <w:szCs w:val="16"/>
              </w:rPr>
              <w:fldChar w:fldCharType="end"/>
            </w:r>
          </w:hyperlink>
        </w:p>
        <w:p w14:paraId="1452E1A6" w14:textId="7DD8B4F9" w:rsidR="00136478" w:rsidRPr="00136478" w:rsidRDefault="00136478">
          <w:pPr>
            <w:pStyle w:val="TOC2"/>
            <w:tabs>
              <w:tab w:val="right" w:leader="dot" w:pos="9016"/>
            </w:tabs>
            <w:rPr>
              <w:noProof/>
              <w:sz w:val="16"/>
              <w:szCs w:val="16"/>
            </w:rPr>
          </w:pPr>
          <w:hyperlink w:anchor="_Toc179138789" w:history="1">
            <w:r w:rsidRPr="00136478">
              <w:rPr>
                <w:rStyle w:val="Hyperlink"/>
                <w:noProof/>
                <w:sz w:val="16"/>
                <w:szCs w:val="16"/>
              </w:rPr>
              <w:t>Covariates</w:t>
            </w:r>
            <w:r w:rsidRPr="00136478">
              <w:rPr>
                <w:noProof/>
                <w:webHidden/>
                <w:sz w:val="16"/>
                <w:szCs w:val="16"/>
              </w:rPr>
              <w:tab/>
            </w:r>
            <w:r w:rsidRPr="00136478">
              <w:rPr>
                <w:noProof/>
                <w:webHidden/>
                <w:sz w:val="16"/>
                <w:szCs w:val="16"/>
              </w:rPr>
              <w:fldChar w:fldCharType="begin"/>
            </w:r>
            <w:r w:rsidRPr="00136478">
              <w:rPr>
                <w:noProof/>
                <w:webHidden/>
                <w:sz w:val="16"/>
                <w:szCs w:val="16"/>
              </w:rPr>
              <w:instrText xml:space="preserve"> PAGEREF _Toc179138789 \h </w:instrText>
            </w:r>
            <w:r w:rsidRPr="00136478">
              <w:rPr>
                <w:noProof/>
                <w:webHidden/>
                <w:sz w:val="16"/>
                <w:szCs w:val="16"/>
              </w:rPr>
            </w:r>
            <w:r w:rsidRPr="00136478">
              <w:rPr>
                <w:noProof/>
                <w:webHidden/>
                <w:sz w:val="16"/>
                <w:szCs w:val="16"/>
              </w:rPr>
              <w:fldChar w:fldCharType="separate"/>
            </w:r>
            <w:r w:rsidRPr="00136478">
              <w:rPr>
                <w:noProof/>
                <w:webHidden/>
                <w:sz w:val="16"/>
                <w:szCs w:val="16"/>
              </w:rPr>
              <w:t>14</w:t>
            </w:r>
            <w:r w:rsidRPr="00136478">
              <w:rPr>
                <w:noProof/>
                <w:webHidden/>
                <w:sz w:val="16"/>
                <w:szCs w:val="16"/>
              </w:rPr>
              <w:fldChar w:fldCharType="end"/>
            </w:r>
          </w:hyperlink>
        </w:p>
        <w:p w14:paraId="4AA75846" w14:textId="10041B7A" w:rsidR="00136478" w:rsidRPr="00136478" w:rsidRDefault="00136478">
          <w:pPr>
            <w:pStyle w:val="TOC2"/>
            <w:tabs>
              <w:tab w:val="right" w:leader="dot" w:pos="9016"/>
            </w:tabs>
            <w:rPr>
              <w:noProof/>
              <w:sz w:val="16"/>
              <w:szCs w:val="16"/>
            </w:rPr>
          </w:pPr>
          <w:hyperlink w:anchor="_Toc179138790" w:history="1">
            <w:r w:rsidRPr="00136478">
              <w:rPr>
                <w:rStyle w:val="Hyperlink"/>
                <w:noProof/>
                <w:sz w:val="16"/>
                <w:szCs w:val="16"/>
              </w:rPr>
              <w:t>Negative Controls</w:t>
            </w:r>
            <w:r w:rsidRPr="00136478">
              <w:rPr>
                <w:noProof/>
                <w:webHidden/>
                <w:sz w:val="16"/>
                <w:szCs w:val="16"/>
              </w:rPr>
              <w:tab/>
            </w:r>
            <w:r w:rsidRPr="00136478">
              <w:rPr>
                <w:noProof/>
                <w:webHidden/>
                <w:sz w:val="16"/>
                <w:szCs w:val="16"/>
              </w:rPr>
              <w:fldChar w:fldCharType="begin"/>
            </w:r>
            <w:r w:rsidRPr="00136478">
              <w:rPr>
                <w:noProof/>
                <w:webHidden/>
                <w:sz w:val="16"/>
                <w:szCs w:val="16"/>
              </w:rPr>
              <w:instrText xml:space="preserve"> PAGEREF _Toc179138790 \h </w:instrText>
            </w:r>
            <w:r w:rsidRPr="00136478">
              <w:rPr>
                <w:noProof/>
                <w:webHidden/>
                <w:sz w:val="16"/>
                <w:szCs w:val="16"/>
              </w:rPr>
            </w:r>
            <w:r w:rsidRPr="00136478">
              <w:rPr>
                <w:noProof/>
                <w:webHidden/>
                <w:sz w:val="16"/>
                <w:szCs w:val="16"/>
              </w:rPr>
              <w:fldChar w:fldCharType="separate"/>
            </w:r>
            <w:r w:rsidRPr="00136478">
              <w:rPr>
                <w:noProof/>
                <w:webHidden/>
                <w:sz w:val="16"/>
                <w:szCs w:val="16"/>
              </w:rPr>
              <w:t>14</w:t>
            </w:r>
            <w:r w:rsidRPr="00136478">
              <w:rPr>
                <w:noProof/>
                <w:webHidden/>
                <w:sz w:val="16"/>
                <w:szCs w:val="16"/>
              </w:rPr>
              <w:fldChar w:fldCharType="end"/>
            </w:r>
          </w:hyperlink>
        </w:p>
        <w:p w14:paraId="10F24D66" w14:textId="0477A9FB" w:rsidR="00136478" w:rsidRPr="00136478" w:rsidRDefault="00136478">
          <w:pPr>
            <w:pStyle w:val="TOC2"/>
            <w:tabs>
              <w:tab w:val="right" w:leader="dot" w:pos="9016"/>
            </w:tabs>
            <w:rPr>
              <w:noProof/>
              <w:sz w:val="16"/>
              <w:szCs w:val="16"/>
            </w:rPr>
          </w:pPr>
          <w:hyperlink w:anchor="_Toc179138791" w:history="1">
            <w:r w:rsidRPr="00136478">
              <w:rPr>
                <w:rStyle w:val="Hyperlink"/>
                <w:noProof/>
                <w:sz w:val="16"/>
                <w:szCs w:val="16"/>
              </w:rPr>
              <w:t>Analysis Plan</w:t>
            </w:r>
            <w:r w:rsidRPr="00136478">
              <w:rPr>
                <w:noProof/>
                <w:webHidden/>
                <w:sz w:val="16"/>
                <w:szCs w:val="16"/>
              </w:rPr>
              <w:tab/>
            </w:r>
            <w:r w:rsidRPr="00136478">
              <w:rPr>
                <w:noProof/>
                <w:webHidden/>
                <w:sz w:val="16"/>
                <w:szCs w:val="16"/>
              </w:rPr>
              <w:fldChar w:fldCharType="begin"/>
            </w:r>
            <w:r w:rsidRPr="00136478">
              <w:rPr>
                <w:noProof/>
                <w:webHidden/>
                <w:sz w:val="16"/>
                <w:szCs w:val="16"/>
              </w:rPr>
              <w:instrText xml:space="preserve"> PAGEREF _Toc179138791 \h </w:instrText>
            </w:r>
            <w:r w:rsidRPr="00136478">
              <w:rPr>
                <w:noProof/>
                <w:webHidden/>
                <w:sz w:val="16"/>
                <w:szCs w:val="16"/>
              </w:rPr>
            </w:r>
            <w:r w:rsidRPr="00136478">
              <w:rPr>
                <w:noProof/>
                <w:webHidden/>
                <w:sz w:val="16"/>
                <w:szCs w:val="16"/>
              </w:rPr>
              <w:fldChar w:fldCharType="separate"/>
            </w:r>
            <w:r w:rsidRPr="00136478">
              <w:rPr>
                <w:noProof/>
                <w:webHidden/>
                <w:sz w:val="16"/>
                <w:szCs w:val="16"/>
              </w:rPr>
              <w:t>14</w:t>
            </w:r>
            <w:r w:rsidRPr="00136478">
              <w:rPr>
                <w:noProof/>
                <w:webHidden/>
                <w:sz w:val="16"/>
                <w:szCs w:val="16"/>
              </w:rPr>
              <w:fldChar w:fldCharType="end"/>
            </w:r>
          </w:hyperlink>
        </w:p>
        <w:p w14:paraId="3A8FFEF9" w14:textId="443CA946" w:rsidR="00136478" w:rsidRPr="00136478" w:rsidRDefault="00136478">
          <w:pPr>
            <w:pStyle w:val="TOC1"/>
          </w:pPr>
          <w:hyperlink w:anchor="_Toc179138792" w:history="1">
            <w:r w:rsidRPr="00136478">
              <w:rPr>
                <w:rStyle w:val="Hyperlink"/>
              </w:rPr>
              <w:t>Study Diagnostic Thresholds</w:t>
            </w:r>
            <w:r w:rsidRPr="00136478">
              <w:rPr>
                <w:webHidden/>
              </w:rPr>
              <w:tab/>
            </w:r>
            <w:r w:rsidRPr="00136478">
              <w:rPr>
                <w:webHidden/>
              </w:rPr>
              <w:fldChar w:fldCharType="begin"/>
            </w:r>
            <w:r w:rsidRPr="00136478">
              <w:rPr>
                <w:webHidden/>
              </w:rPr>
              <w:instrText xml:space="preserve"> PAGEREF _Toc179138792 \h </w:instrText>
            </w:r>
            <w:r w:rsidRPr="00136478">
              <w:rPr>
                <w:webHidden/>
              </w:rPr>
            </w:r>
            <w:r w:rsidRPr="00136478">
              <w:rPr>
                <w:webHidden/>
              </w:rPr>
              <w:fldChar w:fldCharType="separate"/>
            </w:r>
            <w:r w:rsidRPr="00136478">
              <w:rPr>
                <w:webHidden/>
              </w:rPr>
              <w:t>16</w:t>
            </w:r>
            <w:r w:rsidRPr="00136478">
              <w:rPr>
                <w:webHidden/>
              </w:rPr>
              <w:fldChar w:fldCharType="end"/>
            </w:r>
          </w:hyperlink>
        </w:p>
        <w:p w14:paraId="413563C9" w14:textId="251A7678" w:rsidR="00136478" w:rsidRPr="00136478" w:rsidRDefault="00136478">
          <w:pPr>
            <w:pStyle w:val="TOC1"/>
          </w:pPr>
          <w:hyperlink w:anchor="_Toc179138793" w:history="1">
            <w:r w:rsidRPr="00136478">
              <w:rPr>
                <w:rStyle w:val="Hyperlink"/>
              </w:rPr>
              <w:t>Strengths and Limitations</w:t>
            </w:r>
            <w:r w:rsidRPr="00136478">
              <w:rPr>
                <w:webHidden/>
              </w:rPr>
              <w:tab/>
            </w:r>
            <w:r w:rsidRPr="00136478">
              <w:rPr>
                <w:webHidden/>
              </w:rPr>
              <w:fldChar w:fldCharType="begin"/>
            </w:r>
            <w:r w:rsidRPr="00136478">
              <w:rPr>
                <w:webHidden/>
              </w:rPr>
              <w:instrText xml:space="preserve"> PAGEREF _Toc179138793 \h </w:instrText>
            </w:r>
            <w:r w:rsidRPr="00136478">
              <w:rPr>
                <w:webHidden/>
              </w:rPr>
            </w:r>
            <w:r w:rsidRPr="00136478">
              <w:rPr>
                <w:webHidden/>
              </w:rPr>
              <w:fldChar w:fldCharType="separate"/>
            </w:r>
            <w:r w:rsidRPr="00136478">
              <w:rPr>
                <w:webHidden/>
              </w:rPr>
              <w:t>17</w:t>
            </w:r>
            <w:r w:rsidRPr="00136478">
              <w:rPr>
                <w:webHidden/>
              </w:rPr>
              <w:fldChar w:fldCharType="end"/>
            </w:r>
          </w:hyperlink>
        </w:p>
        <w:p w14:paraId="3841DAE1" w14:textId="656ECD17" w:rsidR="00136478" w:rsidRPr="00136478" w:rsidRDefault="00136478">
          <w:pPr>
            <w:pStyle w:val="TOC1"/>
          </w:pPr>
          <w:hyperlink w:anchor="_Toc179138794" w:history="1">
            <w:r w:rsidRPr="00136478">
              <w:rPr>
                <w:rStyle w:val="Hyperlink"/>
              </w:rPr>
              <w:t>Protection of Human Subjects</w:t>
            </w:r>
            <w:r w:rsidRPr="00136478">
              <w:rPr>
                <w:webHidden/>
              </w:rPr>
              <w:tab/>
            </w:r>
            <w:r w:rsidRPr="00136478">
              <w:rPr>
                <w:webHidden/>
              </w:rPr>
              <w:fldChar w:fldCharType="begin"/>
            </w:r>
            <w:r w:rsidRPr="00136478">
              <w:rPr>
                <w:webHidden/>
              </w:rPr>
              <w:instrText xml:space="preserve"> PAGEREF _Toc179138794 \h </w:instrText>
            </w:r>
            <w:r w:rsidRPr="00136478">
              <w:rPr>
                <w:webHidden/>
              </w:rPr>
            </w:r>
            <w:r w:rsidRPr="00136478">
              <w:rPr>
                <w:webHidden/>
              </w:rPr>
              <w:fldChar w:fldCharType="separate"/>
            </w:r>
            <w:r w:rsidRPr="00136478">
              <w:rPr>
                <w:webHidden/>
              </w:rPr>
              <w:t>18</w:t>
            </w:r>
            <w:r w:rsidRPr="00136478">
              <w:rPr>
                <w:webHidden/>
              </w:rPr>
              <w:fldChar w:fldCharType="end"/>
            </w:r>
          </w:hyperlink>
        </w:p>
        <w:p w14:paraId="5176C0CE" w14:textId="1ECE41D2" w:rsidR="00136478" w:rsidRPr="00136478" w:rsidRDefault="00136478">
          <w:pPr>
            <w:pStyle w:val="TOC1"/>
          </w:pPr>
          <w:hyperlink w:anchor="_Toc179138795" w:history="1">
            <w:r w:rsidRPr="00136478">
              <w:rPr>
                <w:rStyle w:val="Hyperlink"/>
              </w:rPr>
              <w:t>Plans for Disseminating and Communicating Study Results</w:t>
            </w:r>
            <w:r w:rsidRPr="00136478">
              <w:rPr>
                <w:webHidden/>
              </w:rPr>
              <w:tab/>
            </w:r>
            <w:r w:rsidRPr="00136478">
              <w:rPr>
                <w:webHidden/>
              </w:rPr>
              <w:fldChar w:fldCharType="begin"/>
            </w:r>
            <w:r w:rsidRPr="00136478">
              <w:rPr>
                <w:webHidden/>
              </w:rPr>
              <w:instrText xml:space="preserve"> PAGEREF _Toc179138795 \h </w:instrText>
            </w:r>
            <w:r w:rsidRPr="00136478">
              <w:rPr>
                <w:webHidden/>
              </w:rPr>
            </w:r>
            <w:r w:rsidRPr="00136478">
              <w:rPr>
                <w:webHidden/>
              </w:rPr>
              <w:fldChar w:fldCharType="separate"/>
            </w:r>
            <w:r w:rsidRPr="00136478">
              <w:rPr>
                <w:webHidden/>
              </w:rPr>
              <w:t>18</w:t>
            </w:r>
            <w:r w:rsidRPr="00136478">
              <w:rPr>
                <w:webHidden/>
              </w:rPr>
              <w:fldChar w:fldCharType="end"/>
            </w:r>
          </w:hyperlink>
        </w:p>
        <w:p w14:paraId="53CF7B39" w14:textId="33905F2C" w:rsidR="00136478" w:rsidRPr="00136478" w:rsidRDefault="00136478">
          <w:pPr>
            <w:pStyle w:val="TOC1"/>
          </w:pPr>
          <w:hyperlink w:anchor="_Toc179138796" w:history="1">
            <w:r w:rsidRPr="00136478">
              <w:rPr>
                <w:rStyle w:val="Hyperlink"/>
              </w:rPr>
              <w:t>Appendix</w:t>
            </w:r>
            <w:r w:rsidRPr="00136478">
              <w:rPr>
                <w:webHidden/>
              </w:rPr>
              <w:tab/>
            </w:r>
            <w:r w:rsidRPr="00136478">
              <w:rPr>
                <w:webHidden/>
              </w:rPr>
              <w:fldChar w:fldCharType="begin"/>
            </w:r>
            <w:r w:rsidRPr="00136478">
              <w:rPr>
                <w:webHidden/>
              </w:rPr>
              <w:instrText xml:space="preserve"> PAGEREF _Toc179138796 \h </w:instrText>
            </w:r>
            <w:r w:rsidRPr="00136478">
              <w:rPr>
                <w:webHidden/>
              </w:rPr>
            </w:r>
            <w:r w:rsidRPr="00136478">
              <w:rPr>
                <w:webHidden/>
              </w:rPr>
              <w:fldChar w:fldCharType="separate"/>
            </w:r>
            <w:r w:rsidRPr="00136478">
              <w:rPr>
                <w:webHidden/>
              </w:rPr>
              <w:t>18</w:t>
            </w:r>
            <w:r w:rsidRPr="00136478">
              <w:rPr>
                <w:webHidden/>
              </w:rPr>
              <w:fldChar w:fldCharType="end"/>
            </w:r>
          </w:hyperlink>
        </w:p>
        <w:p w14:paraId="59B7121F" w14:textId="469636BE" w:rsidR="00136478" w:rsidRPr="00136478" w:rsidRDefault="00136478">
          <w:pPr>
            <w:pStyle w:val="TOC2"/>
            <w:tabs>
              <w:tab w:val="right" w:leader="dot" w:pos="9016"/>
            </w:tabs>
            <w:rPr>
              <w:noProof/>
              <w:sz w:val="16"/>
              <w:szCs w:val="16"/>
            </w:rPr>
          </w:pPr>
          <w:hyperlink w:anchor="_Toc179138797" w:history="1">
            <w:r w:rsidRPr="00136478">
              <w:rPr>
                <w:rStyle w:val="Hyperlink"/>
                <w:noProof/>
                <w:sz w:val="16"/>
                <w:szCs w:val="16"/>
              </w:rPr>
              <w:t>Cohort Definitions</w:t>
            </w:r>
            <w:r w:rsidRPr="00136478">
              <w:rPr>
                <w:noProof/>
                <w:webHidden/>
                <w:sz w:val="16"/>
                <w:szCs w:val="16"/>
              </w:rPr>
              <w:tab/>
            </w:r>
            <w:r w:rsidRPr="00136478">
              <w:rPr>
                <w:noProof/>
                <w:webHidden/>
                <w:sz w:val="16"/>
                <w:szCs w:val="16"/>
              </w:rPr>
              <w:fldChar w:fldCharType="begin"/>
            </w:r>
            <w:r w:rsidRPr="00136478">
              <w:rPr>
                <w:noProof/>
                <w:webHidden/>
                <w:sz w:val="16"/>
                <w:szCs w:val="16"/>
              </w:rPr>
              <w:instrText xml:space="preserve"> PAGEREF _Toc179138797 \h </w:instrText>
            </w:r>
            <w:r w:rsidRPr="00136478">
              <w:rPr>
                <w:noProof/>
                <w:webHidden/>
                <w:sz w:val="16"/>
                <w:szCs w:val="16"/>
              </w:rPr>
            </w:r>
            <w:r w:rsidRPr="00136478">
              <w:rPr>
                <w:noProof/>
                <w:webHidden/>
                <w:sz w:val="16"/>
                <w:szCs w:val="16"/>
              </w:rPr>
              <w:fldChar w:fldCharType="separate"/>
            </w:r>
            <w:r w:rsidRPr="00136478">
              <w:rPr>
                <w:noProof/>
                <w:webHidden/>
                <w:sz w:val="16"/>
                <w:szCs w:val="16"/>
              </w:rPr>
              <w:t>18</w:t>
            </w:r>
            <w:r w:rsidRPr="00136478">
              <w:rPr>
                <w:noProof/>
                <w:webHidden/>
                <w:sz w:val="16"/>
                <w:szCs w:val="16"/>
              </w:rPr>
              <w:fldChar w:fldCharType="end"/>
            </w:r>
          </w:hyperlink>
        </w:p>
        <w:p w14:paraId="5F3F15FD" w14:textId="6B65FFAA" w:rsidR="00136478" w:rsidRPr="00136478" w:rsidRDefault="00136478">
          <w:pPr>
            <w:pStyle w:val="TOC2"/>
            <w:tabs>
              <w:tab w:val="right" w:leader="dot" w:pos="9016"/>
            </w:tabs>
            <w:rPr>
              <w:noProof/>
              <w:sz w:val="16"/>
              <w:szCs w:val="16"/>
            </w:rPr>
          </w:pPr>
          <w:hyperlink w:anchor="_Toc179138798" w:history="1">
            <w:r w:rsidRPr="00136478">
              <w:rPr>
                <w:rStyle w:val="Hyperlink"/>
                <w:noProof/>
                <w:sz w:val="16"/>
                <w:szCs w:val="16"/>
              </w:rPr>
              <w:t>Negative Controls</w:t>
            </w:r>
            <w:r w:rsidRPr="00136478">
              <w:rPr>
                <w:noProof/>
                <w:webHidden/>
                <w:sz w:val="16"/>
                <w:szCs w:val="16"/>
              </w:rPr>
              <w:tab/>
            </w:r>
            <w:r w:rsidRPr="00136478">
              <w:rPr>
                <w:noProof/>
                <w:webHidden/>
                <w:sz w:val="16"/>
                <w:szCs w:val="16"/>
              </w:rPr>
              <w:fldChar w:fldCharType="begin"/>
            </w:r>
            <w:r w:rsidRPr="00136478">
              <w:rPr>
                <w:noProof/>
                <w:webHidden/>
                <w:sz w:val="16"/>
                <w:szCs w:val="16"/>
              </w:rPr>
              <w:instrText xml:space="preserve"> PAGEREF _Toc179138798 \h </w:instrText>
            </w:r>
            <w:r w:rsidRPr="00136478">
              <w:rPr>
                <w:noProof/>
                <w:webHidden/>
                <w:sz w:val="16"/>
                <w:szCs w:val="16"/>
              </w:rPr>
            </w:r>
            <w:r w:rsidRPr="00136478">
              <w:rPr>
                <w:noProof/>
                <w:webHidden/>
                <w:sz w:val="16"/>
                <w:szCs w:val="16"/>
              </w:rPr>
              <w:fldChar w:fldCharType="separate"/>
            </w:r>
            <w:r w:rsidRPr="00136478">
              <w:rPr>
                <w:noProof/>
                <w:webHidden/>
                <w:sz w:val="16"/>
                <w:szCs w:val="16"/>
              </w:rPr>
              <w:t>18</w:t>
            </w:r>
            <w:r w:rsidRPr="00136478">
              <w:rPr>
                <w:noProof/>
                <w:webHidden/>
                <w:sz w:val="16"/>
                <w:szCs w:val="16"/>
              </w:rPr>
              <w:fldChar w:fldCharType="end"/>
            </w:r>
          </w:hyperlink>
        </w:p>
        <w:p w14:paraId="123B65E0" w14:textId="0090F81E" w:rsidR="00136478" w:rsidRPr="00136478" w:rsidRDefault="00136478">
          <w:pPr>
            <w:pStyle w:val="TOC1"/>
          </w:pPr>
          <w:hyperlink w:anchor="_Toc179138799" w:history="1">
            <w:r w:rsidRPr="00136478">
              <w:rPr>
                <w:rStyle w:val="Hyperlink"/>
              </w:rPr>
              <w:t>References</w:t>
            </w:r>
            <w:r w:rsidRPr="00136478">
              <w:rPr>
                <w:webHidden/>
              </w:rPr>
              <w:tab/>
            </w:r>
            <w:r w:rsidRPr="00136478">
              <w:rPr>
                <w:webHidden/>
              </w:rPr>
              <w:fldChar w:fldCharType="begin"/>
            </w:r>
            <w:r w:rsidRPr="00136478">
              <w:rPr>
                <w:webHidden/>
              </w:rPr>
              <w:instrText xml:space="preserve"> PAGEREF _Toc179138799 \h </w:instrText>
            </w:r>
            <w:r w:rsidRPr="00136478">
              <w:rPr>
                <w:webHidden/>
              </w:rPr>
            </w:r>
            <w:r w:rsidRPr="00136478">
              <w:rPr>
                <w:webHidden/>
              </w:rPr>
              <w:fldChar w:fldCharType="separate"/>
            </w:r>
            <w:r w:rsidRPr="00136478">
              <w:rPr>
                <w:webHidden/>
              </w:rPr>
              <w:t>19</w:t>
            </w:r>
            <w:r w:rsidRPr="00136478">
              <w:rPr>
                <w:webHidden/>
              </w:rPr>
              <w:fldChar w:fldCharType="end"/>
            </w:r>
          </w:hyperlink>
        </w:p>
        <w:p w14:paraId="35E1D026" w14:textId="0BC0097C" w:rsidR="0030756D" w:rsidRDefault="0030756D" w:rsidP="001033A0">
          <w:pPr>
            <w:jc w:val="both"/>
          </w:pPr>
          <w:r w:rsidRPr="0030756D">
            <w:rPr>
              <w:b/>
              <w:bCs/>
              <w:noProof/>
              <w:sz w:val="16"/>
              <w:szCs w:val="16"/>
            </w:rPr>
            <w:fldChar w:fldCharType="end"/>
          </w:r>
        </w:p>
      </w:sdtContent>
    </w:sdt>
    <w:p w14:paraId="540F5E50" w14:textId="77777777" w:rsidR="00CE43A9" w:rsidRDefault="00CE43A9">
      <w:pPr>
        <w:rPr>
          <w:rFonts w:asciiTheme="majorHAnsi" w:eastAsiaTheme="majorEastAsia" w:hAnsiTheme="majorHAnsi" w:cstheme="majorBidi"/>
          <w:color w:val="0F4761" w:themeColor="accent1" w:themeShade="BF"/>
          <w:sz w:val="40"/>
          <w:szCs w:val="40"/>
        </w:rPr>
      </w:pPr>
      <w:r>
        <w:br w:type="page"/>
      </w:r>
    </w:p>
    <w:p w14:paraId="0EA16384" w14:textId="7F6B57AC" w:rsidR="00EA1057" w:rsidRDefault="00EA1057" w:rsidP="001033A0">
      <w:pPr>
        <w:pStyle w:val="Heading1"/>
        <w:jc w:val="both"/>
      </w:pPr>
      <w:bookmarkStart w:id="0" w:name="_Toc179138773"/>
      <w:r>
        <w:rPr>
          <w:rFonts w:hint="eastAsia"/>
        </w:rPr>
        <w:lastRenderedPageBreak/>
        <w:t>Version Control</w:t>
      </w:r>
      <w:bookmarkEnd w:id="0"/>
    </w:p>
    <w:tbl>
      <w:tblPr>
        <w:tblStyle w:val="TableGrid"/>
        <w:tblW w:w="0" w:type="auto"/>
        <w:tblLook w:val="04A0" w:firstRow="1" w:lastRow="0" w:firstColumn="1" w:lastColumn="0" w:noHBand="0" w:noVBand="1"/>
      </w:tblPr>
      <w:tblGrid>
        <w:gridCol w:w="990"/>
        <w:gridCol w:w="1557"/>
        <w:gridCol w:w="6469"/>
      </w:tblGrid>
      <w:tr w:rsidR="00EA1057" w14:paraId="2194F202" w14:textId="77777777" w:rsidTr="3A9A7885">
        <w:tc>
          <w:tcPr>
            <w:tcW w:w="990" w:type="dxa"/>
          </w:tcPr>
          <w:p w14:paraId="3A9ABF09" w14:textId="2955D2DD" w:rsidR="00EA1057" w:rsidRPr="00EA1057" w:rsidRDefault="00EA1057" w:rsidP="001033A0">
            <w:pPr>
              <w:jc w:val="both"/>
              <w:rPr>
                <w:b/>
                <w:bCs/>
                <w:sz w:val="20"/>
                <w:szCs w:val="20"/>
              </w:rPr>
            </w:pPr>
            <w:r w:rsidRPr="00EA1057">
              <w:rPr>
                <w:rFonts w:hint="eastAsia"/>
                <w:b/>
                <w:bCs/>
                <w:sz w:val="20"/>
                <w:szCs w:val="20"/>
              </w:rPr>
              <w:t>Version</w:t>
            </w:r>
          </w:p>
        </w:tc>
        <w:tc>
          <w:tcPr>
            <w:tcW w:w="1557" w:type="dxa"/>
          </w:tcPr>
          <w:p w14:paraId="5D9F84E0" w14:textId="7E011737" w:rsidR="00EA1057" w:rsidRPr="00EA1057" w:rsidRDefault="00EA1057" w:rsidP="001033A0">
            <w:pPr>
              <w:jc w:val="both"/>
              <w:rPr>
                <w:b/>
                <w:bCs/>
                <w:sz w:val="20"/>
                <w:szCs w:val="20"/>
              </w:rPr>
            </w:pPr>
            <w:r w:rsidRPr="00EA1057">
              <w:rPr>
                <w:rFonts w:hint="eastAsia"/>
                <w:b/>
                <w:bCs/>
                <w:sz w:val="20"/>
                <w:szCs w:val="20"/>
              </w:rPr>
              <w:t>Date</w:t>
            </w:r>
          </w:p>
        </w:tc>
        <w:tc>
          <w:tcPr>
            <w:tcW w:w="6469" w:type="dxa"/>
          </w:tcPr>
          <w:p w14:paraId="4BB95F97" w14:textId="65A77B51" w:rsidR="00EA1057" w:rsidRPr="00EA1057" w:rsidRDefault="00EA1057" w:rsidP="001033A0">
            <w:pPr>
              <w:jc w:val="both"/>
              <w:rPr>
                <w:b/>
                <w:bCs/>
                <w:sz w:val="20"/>
                <w:szCs w:val="20"/>
              </w:rPr>
            </w:pPr>
            <w:r w:rsidRPr="00EA1057">
              <w:rPr>
                <w:rFonts w:hint="eastAsia"/>
                <w:b/>
                <w:bCs/>
                <w:sz w:val="20"/>
                <w:szCs w:val="20"/>
              </w:rPr>
              <w:t>Changes</w:t>
            </w:r>
          </w:p>
        </w:tc>
      </w:tr>
      <w:tr w:rsidR="00EA1057" w14:paraId="3246CD75" w14:textId="77777777" w:rsidTr="3A9A7885">
        <w:tc>
          <w:tcPr>
            <w:tcW w:w="990" w:type="dxa"/>
          </w:tcPr>
          <w:p w14:paraId="6A14FB82" w14:textId="2C506376" w:rsidR="00EA1057" w:rsidRPr="00EA1057" w:rsidRDefault="00EA1057" w:rsidP="001033A0">
            <w:pPr>
              <w:jc w:val="both"/>
              <w:rPr>
                <w:sz w:val="18"/>
                <w:szCs w:val="18"/>
              </w:rPr>
            </w:pPr>
            <w:r>
              <w:rPr>
                <w:rFonts w:hint="eastAsia"/>
                <w:sz w:val="18"/>
                <w:szCs w:val="18"/>
              </w:rPr>
              <w:t>0.0.1</w:t>
            </w:r>
          </w:p>
        </w:tc>
        <w:tc>
          <w:tcPr>
            <w:tcW w:w="1557" w:type="dxa"/>
          </w:tcPr>
          <w:p w14:paraId="4201A0B0" w14:textId="56DF0C4F" w:rsidR="00EA1057" w:rsidRPr="00EA1057" w:rsidRDefault="00EA1057" w:rsidP="001033A0">
            <w:pPr>
              <w:jc w:val="both"/>
              <w:rPr>
                <w:sz w:val="18"/>
                <w:szCs w:val="18"/>
              </w:rPr>
            </w:pPr>
            <w:r>
              <w:rPr>
                <w:rFonts w:hint="eastAsia"/>
                <w:sz w:val="18"/>
                <w:szCs w:val="18"/>
              </w:rPr>
              <w:t>29 Sep 2024</w:t>
            </w:r>
          </w:p>
        </w:tc>
        <w:tc>
          <w:tcPr>
            <w:tcW w:w="6469" w:type="dxa"/>
          </w:tcPr>
          <w:p w14:paraId="537E6072" w14:textId="23C4D450" w:rsidR="00EA1057" w:rsidRPr="00EA1057" w:rsidRDefault="00EA1057" w:rsidP="001033A0">
            <w:pPr>
              <w:jc w:val="both"/>
              <w:rPr>
                <w:sz w:val="18"/>
                <w:szCs w:val="18"/>
              </w:rPr>
            </w:pPr>
            <w:r>
              <w:rPr>
                <w:rFonts w:hint="eastAsia"/>
                <w:sz w:val="18"/>
                <w:szCs w:val="18"/>
              </w:rPr>
              <w:t xml:space="preserve">Set up basic document. Added study population, comparators, outcomes. </w:t>
            </w:r>
          </w:p>
        </w:tc>
      </w:tr>
      <w:tr w:rsidR="00EA1057" w14:paraId="01D0906B" w14:textId="77777777" w:rsidTr="3A9A7885">
        <w:tc>
          <w:tcPr>
            <w:tcW w:w="990" w:type="dxa"/>
          </w:tcPr>
          <w:p w14:paraId="607A480D" w14:textId="51841DED" w:rsidR="00EA1057" w:rsidRDefault="00EA1057" w:rsidP="001033A0">
            <w:pPr>
              <w:jc w:val="both"/>
              <w:rPr>
                <w:sz w:val="18"/>
                <w:szCs w:val="18"/>
              </w:rPr>
            </w:pPr>
            <w:r>
              <w:rPr>
                <w:rFonts w:hint="eastAsia"/>
                <w:sz w:val="18"/>
                <w:szCs w:val="18"/>
              </w:rPr>
              <w:t>0.0.2</w:t>
            </w:r>
          </w:p>
        </w:tc>
        <w:tc>
          <w:tcPr>
            <w:tcW w:w="1557" w:type="dxa"/>
          </w:tcPr>
          <w:p w14:paraId="4E2B08CB" w14:textId="58D184B8" w:rsidR="00EA1057" w:rsidRDefault="00EA1057" w:rsidP="001033A0">
            <w:pPr>
              <w:jc w:val="both"/>
              <w:rPr>
                <w:sz w:val="18"/>
                <w:szCs w:val="18"/>
              </w:rPr>
            </w:pPr>
            <w:r>
              <w:rPr>
                <w:rFonts w:hint="eastAsia"/>
                <w:sz w:val="18"/>
                <w:szCs w:val="18"/>
              </w:rPr>
              <w:t>30 Sep 2024</w:t>
            </w:r>
          </w:p>
        </w:tc>
        <w:tc>
          <w:tcPr>
            <w:tcW w:w="6469" w:type="dxa"/>
          </w:tcPr>
          <w:p w14:paraId="63FD2711" w14:textId="06499866" w:rsidR="00EA1057" w:rsidRDefault="00EA1057" w:rsidP="001033A0">
            <w:pPr>
              <w:jc w:val="both"/>
              <w:rPr>
                <w:sz w:val="18"/>
                <w:szCs w:val="18"/>
              </w:rPr>
            </w:pPr>
            <w:r>
              <w:rPr>
                <w:rFonts w:hint="eastAsia"/>
                <w:sz w:val="18"/>
                <w:szCs w:val="18"/>
              </w:rPr>
              <w:t xml:space="preserve">Edited during first </w:t>
            </w:r>
            <w:proofErr w:type="spellStart"/>
            <w:r>
              <w:rPr>
                <w:rFonts w:hint="eastAsia"/>
                <w:sz w:val="18"/>
                <w:szCs w:val="18"/>
              </w:rPr>
              <w:t>kickoff</w:t>
            </w:r>
            <w:proofErr w:type="spellEnd"/>
            <w:r>
              <w:rPr>
                <w:rFonts w:hint="eastAsia"/>
                <w:sz w:val="18"/>
                <w:szCs w:val="18"/>
              </w:rPr>
              <w:t xml:space="preserve"> meeting. Adjusted study population, comparators, outcomes.</w:t>
            </w:r>
          </w:p>
        </w:tc>
      </w:tr>
      <w:tr w:rsidR="00EA1057" w14:paraId="0E2AC3F4" w14:textId="77777777" w:rsidTr="3A9A7885">
        <w:tc>
          <w:tcPr>
            <w:tcW w:w="990" w:type="dxa"/>
          </w:tcPr>
          <w:p w14:paraId="2B6753AB" w14:textId="0539D256" w:rsidR="00EA1057" w:rsidRDefault="00EA1057" w:rsidP="001033A0">
            <w:pPr>
              <w:jc w:val="both"/>
              <w:rPr>
                <w:sz w:val="18"/>
                <w:szCs w:val="18"/>
              </w:rPr>
            </w:pPr>
            <w:r>
              <w:rPr>
                <w:rFonts w:hint="eastAsia"/>
                <w:sz w:val="18"/>
                <w:szCs w:val="18"/>
              </w:rPr>
              <w:t>0.0.3</w:t>
            </w:r>
          </w:p>
        </w:tc>
        <w:tc>
          <w:tcPr>
            <w:tcW w:w="1557" w:type="dxa"/>
          </w:tcPr>
          <w:p w14:paraId="36018B15" w14:textId="7D2B95ED" w:rsidR="00EA1057" w:rsidRDefault="00EA1057" w:rsidP="001033A0">
            <w:pPr>
              <w:jc w:val="both"/>
              <w:rPr>
                <w:sz w:val="18"/>
                <w:szCs w:val="18"/>
              </w:rPr>
            </w:pPr>
            <w:r>
              <w:rPr>
                <w:rFonts w:hint="eastAsia"/>
                <w:sz w:val="18"/>
                <w:szCs w:val="18"/>
              </w:rPr>
              <w:t>6 Oct 2024</w:t>
            </w:r>
          </w:p>
        </w:tc>
        <w:tc>
          <w:tcPr>
            <w:tcW w:w="6469" w:type="dxa"/>
          </w:tcPr>
          <w:p w14:paraId="744174CD" w14:textId="47A425B3" w:rsidR="00EA1057" w:rsidRDefault="005D6CAE" w:rsidP="001033A0">
            <w:pPr>
              <w:jc w:val="both"/>
              <w:rPr>
                <w:sz w:val="18"/>
                <w:szCs w:val="18"/>
              </w:rPr>
            </w:pPr>
            <w:r>
              <w:rPr>
                <w:rFonts w:hint="eastAsia"/>
                <w:sz w:val="18"/>
                <w:szCs w:val="18"/>
              </w:rPr>
              <w:t xml:space="preserve">Filled out </w:t>
            </w:r>
            <w:r w:rsidR="00375EB6">
              <w:rPr>
                <w:rFonts w:hint="eastAsia"/>
                <w:sz w:val="18"/>
                <w:szCs w:val="18"/>
              </w:rPr>
              <w:t>research methods section including rationale/background, design, data sources, population cohort definitions, exposures, outcomes, comparators, data analysis</w:t>
            </w:r>
            <w:r w:rsidR="00136478">
              <w:rPr>
                <w:rFonts w:hint="eastAsia"/>
                <w:sz w:val="18"/>
                <w:szCs w:val="18"/>
              </w:rPr>
              <w:t xml:space="preserve">, study diagnostic thresholds. </w:t>
            </w:r>
          </w:p>
        </w:tc>
      </w:tr>
      <w:tr w:rsidR="00CE1CA9" w14:paraId="24A2F626" w14:textId="77777777" w:rsidTr="3A9A7885">
        <w:tc>
          <w:tcPr>
            <w:tcW w:w="990" w:type="dxa"/>
          </w:tcPr>
          <w:p w14:paraId="762C0A1F" w14:textId="5E81AA63" w:rsidR="00CE1CA9" w:rsidRDefault="00CE1CA9" w:rsidP="001033A0">
            <w:pPr>
              <w:jc w:val="both"/>
              <w:rPr>
                <w:sz w:val="18"/>
                <w:szCs w:val="18"/>
              </w:rPr>
            </w:pPr>
            <w:r>
              <w:rPr>
                <w:rFonts w:hint="eastAsia"/>
                <w:sz w:val="18"/>
                <w:szCs w:val="18"/>
              </w:rPr>
              <w:t>2.0.0</w:t>
            </w:r>
          </w:p>
        </w:tc>
        <w:tc>
          <w:tcPr>
            <w:tcW w:w="1557" w:type="dxa"/>
          </w:tcPr>
          <w:p w14:paraId="128D3436" w14:textId="10D3A351" w:rsidR="00CE1CA9" w:rsidRDefault="00CE1CA9" w:rsidP="001033A0">
            <w:pPr>
              <w:jc w:val="both"/>
              <w:rPr>
                <w:sz w:val="18"/>
                <w:szCs w:val="18"/>
              </w:rPr>
            </w:pPr>
            <w:r>
              <w:rPr>
                <w:rFonts w:hint="eastAsia"/>
                <w:sz w:val="18"/>
                <w:szCs w:val="18"/>
              </w:rPr>
              <w:t>20 Oct 2024</w:t>
            </w:r>
          </w:p>
        </w:tc>
        <w:tc>
          <w:tcPr>
            <w:tcW w:w="6469" w:type="dxa"/>
          </w:tcPr>
          <w:p w14:paraId="4E18B34A" w14:textId="1D1204A4" w:rsidR="00CE1CA9" w:rsidRDefault="00CE1CA9" w:rsidP="001033A0">
            <w:pPr>
              <w:jc w:val="both"/>
              <w:rPr>
                <w:sz w:val="18"/>
                <w:szCs w:val="18"/>
              </w:rPr>
            </w:pPr>
            <w:r>
              <w:rPr>
                <w:rFonts w:hint="eastAsia"/>
                <w:sz w:val="18"/>
                <w:szCs w:val="18"/>
              </w:rPr>
              <w:t xml:space="preserve">Updated </w:t>
            </w:r>
            <w:r>
              <w:rPr>
                <w:sz w:val="18"/>
                <w:szCs w:val="18"/>
              </w:rPr>
              <w:t>information</w:t>
            </w:r>
            <w:r>
              <w:rPr>
                <w:rFonts w:hint="eastAsia"/>
                <w:sz w:val="18"/>
                <w:szCs w:val="18"/>
              </w:rPr>
              <w:t xml:space="preserve"> based on new ALI shift from DILI outcome</w:t>
            </w:r>
          </w:p>
        </w:tc>
      </w:tr>
      <w:tr w:rsidR="6ADDBF6B" w14:paraId="39C959E0" w14:textId="77777777" w:rsidTr="3A9A7885">
        <w:trPr>
          <w:trHeight w:val="300"/>
        </w:trPr>
        <w:tc>
          <w:tcPr>
            <w:tcW w:w="990" w:type="dxa"/>
          </w:tcPr>
          <w:p w14:paraId="08AB71A4" w14:textId="02F042BF" w:rsidR="28781E09" w:rsidRDefault="28781E09" w:rsidP="6ADDBF6B">
            <w:pPr>
              <w:jc w:val="both"/>
              <w:rPr>
                <w:sz w:val="18"/>
                <w:szCs w:val="18"/>
              </w:rPr>
            </w:pPr>
            <w:r w:rsidRPr="6ADDBF6B">
              <w:rPr>
                <w:sz w:val="18"/>
                <w:szCs w:val="18"/>
              </w:rPr>
              <w:t>2.1.0</w:t>
            </w:r>
          </w:p>
        </w:tc>
        <w:tc>
          <w:tcPr>
            <w:tcW w:w="1557" w:type="dxa"/>
          </w:tcPr>
          <w:p w14:paraId="01565EE4" w14:textId="20B5F3E9" w:rsidR="28781E09" w:rsidRDefault="28781E09" w:rsidP="6ADDBF6B">
            <w:pPr>
              <w:jc w:val="both"/>
              <w:rPr>
                <w:sz w:val="18"/>
                <w:szCs w:val="18"/>
              </w:rPr>
            </w:pPr>
            <w:r w:rsidRPr="6ADDBF6B">
              <w:rPr>
                <w:sz w:val="18"/>
                <w:szCs w:val="18"/>
              </w:rPr>
              <w:t>28 Oct 2024</w:t>
            </w:r>
          </w:p>
        </w:tc>
        <w:tc>
          <w:tcPr>
            <w:tcW w:w="6469" w:type="dxa"/>
          </w:tcPr>
          <w:p w14:paraId="01B30C60" w14:textId="0A215AF0" w:rsidR="28781E09" w:rsidRDefault="28781E09" w:rsidP="6ADDBF6B">
            <w:pPr>
              <w:jc w:val="both"/>
              <w:rPr>
                <w:sz w:val="18"/>
                <w:szCs w:val="18"/>
              </w:rPr>
            </w:pPr>
            <w:r w:rsidRPr="6ADDBF6B">
              <w:rPr>
                <w:sz w:val="18"/>
                <w:szCs w:val="18"/>
              </w:rPr>
              <w:t>Updated ALI outcome based on discussion with Dr. Sree, Dr. Jack, and Dr. Keiko</w:t>
            </w:r>
          </w:p>
        </w:tc>
      </w:tr>
      <w:tr w:rsidR="3A9A7885" w14:paraId="6E216823" w14:textId="77777777" w:rsidTr="3A9A7885">
        <w:trPr>
          <w:trHeight w:val="300"/>
        </w:trPr>
        <w:tc>
          <w:tcPr>
            <w:tcW w:w="990" w:type="dxa"/>
          </w:tcPr>
          <w:p w14:paraId="0B78430A" w14:textId="6A773D99" w:rsidR="3A9A7885" w:rsidRDefault="3A9A7885" w:rsidP="3A9A7885">
            <w:pPr>
              <w:jc w:val="both"/>
              <w:rPr>
                <w:rFonts w:ascii="Aptos" w:eastAsia="Aptos" w:hAnsi="Aptos" w:cs="Aptos"/>
                <w:sz w:val="18"/>
                <w:szCs w:val="18"/>
              </w:rPr>
            </w:pPr>
            <w:r w:rsidRPr="3A9A7885">
              <w:rPr>
                <w:rFonts w:ascii="Aptos" w:eastAsia="Aptos" w:hAnsi="Aptos" w:cs="Aptos"/>
                <w:sz w:val="18"/>
                <w:szCs w:val="18"/>
              </w:rPr>
              <w:t>2.</w:t>
            </w:r>
            <w:r w:rsidR="18CB6703" w:rsidRPr="3A9A7885">
              <w:rPr>
                <w:rFonts w:ascii="Aptos" w:eastAsia="Aptos" w:hAnsi="Aptos" w:cs="Aptos"/>
                <w:sz w:val="18"/>
                <w:szCs w:val="18"/>
              </w:rPr>
              <w:t>1</w:t>
            </w:r>
            <w:r w:rsidRPr="3A9A7885">
              <w:rPr>
                <w:rFonts w:ascii="Aptos" w:eastAsia="Aptos" w:hAnsi="Aptos" w:cs="Aptos"/>
                <w:sz w:val="18"/>
                <w:szCs w:val="18"/>
              </w:rPr>
              <w:t>.1</w:t>
            </w:r>
          </w:p>
        </w:tc>
        <w:tc>
          <w:tcPr>
            <w:tcW w:w="1557" w:type="dxa"/>
          </w:tcPr>
          <w:p w14:paraId="3D24031A" w14:textId="61347986" w:rsidR="3A9A7885" w:rsidRDefault="3A9A7885" w:rsidP="3A9A7885">
            <w:pPr>
              <w:jc w:val="both"/>
              <w:rPr>
                <w:rFonts w:ascii="Aptos" w:eastAsia="Aptos" w:hAnsi="Aptos" w:cs="Aptos"/>
                <w:sz w:val="18"/>
                <w:szCs w:val="18"/>
              </w:rPr>
            </w:pPr>
            <w:r w:rsidRPr="3A9A7885">
              <w:rPr>
                <w:rFonts w:ascii="Aptos" w:eastAsia="Aptos" w:hAnsi="Aptos" w:cs="Aptos"/>
                <w:sz w:val="18"/>
                <w:szCs w:val="18"/>
              </w:rPr>
              <w:t>1 Nov 2024</w:t>
            </w:r>
          </w:p>
        </w:tc>
        <w:tc>
          <w:tcPr>
            <w:tcW w:w="6469" w:type="dxa"/>
          </w:tcPr>
          <w:p w14:paraId="3437EFA2" w14:textId="05048969" w:rsidR="3A9A7885" w:rsidRDefault="3A9A7885" w:rsidP="3A9A7885">
            <w:pPr>
              <w:jc w:val="both"/>
              <w:rPr>
                <w:rFonts w:ascii="Aptos" w:eastAsia="Aptos" w:hAnsi="Aptos" w:cs="Aptos"/>
                <w:sz w:val="18"/>
                <w:szCs w:val="18"/>
              </w:rPr>
            </w:pPr>
            <w:r w:rsidRPr="3A9A7885">
              <w:rPr>
                <w:rFonts w:ascii="Aptos" w:eastAsia="Aptos" w:hAnsi="Aptos" w:cs="Aptos"/>
                <w:sz w:val="18"/>
                <w:szCs w:val="18"/>
              </w:rPr>
              <w:t>Updated ALI outcomes and cohort definitions</w:t>
            </w:r>
          </w:p>
        </w:tc>
      </w:tr>
      <w:tr w:rsidR="3A9A7885" w14:paraId="42918490" w14:textId="77777777" w:rsidTr="3A9A7885">
        <w:trPr>
          <w:trHeight w:val="300"/>
        </w:trPr>
        <w:tc>
          <w:tcPr>
            <w:tcW w:w="990" w:type="dxa"/>
          </w:tcPr>
          <w:p w14:paraId="34A63D94" w14:textId="5F99D11A" w:rsidR="535200FE" w:rsidRDefault="535200FE" w:rsidP="3A9A7885">
            <w:pPr>
              <w:jc w:val="both"/>
              <w:rPr>
                <w:rFonts w:ascii="Aptos" w:eastAsia="Aptos" w:hAnsi="Aptos" w:cs="Aptos"/>
                <w:sz w:val="18"/>
                <w:szCs w:val="18"/>
              </w:rPr>
            </w:pPr>
            <w:r w:rsidRPr="3A9A7885">
              <w:rPr>
                <w:rFonts w:ascii="Aptos" w:eastAsia="Aptos" w:hAnsi="Aptos" w:cs="Aptos"/>
                <w:sz w:val="18"/>
                <w:szCs w:val="18"/>
              </w:rPr>
              <w:t>2.1.2</w:t>
            </w:r>
          </w:p>
        </w:tc>
        <w:tc>
          <w:tcPr>
            <w:tcW w:w="1557" w:type="dxa"/>
          </w:tcPr>
          <w:p w14:paraId="35EE34B5" w14:textId="252A0741" w:rsidR="535200FE" w:rsidRDefault="535200FE" w:rsidP="3A9A7885">
            <w:pPr>
              <w:jc w:val="both"/>
              <w:rPr>
                <w:rFonts w:ascii="Aptos" w:eastAsia="Aptos" w:hAnsi="Aptos" w:cs="Aptos"/>
                <w:sz w:val="18"/>
                <w:szCs w:val="18"/>
              </w:rPr>
            </w:pPr>
            <w:r w:rsidRPr="3A9A7885">
              <w:rPr>
                <w:rFonts w:ascii="Aptos" w:eastAsia="Aptos" w:hAnsi="Aptos" w:cs="Aptos"/>
                <w:sz w:val="18"/>
                <w:szCs w:val="18"/>
              </w:rPr>
              <w:t>4 Nov 2024</w:t>
            </w:r>
          </w:p>
        </w:tc>
        <w:tc>
          <w:tcPr>
            <w:tcW w:w="6469" w:type="dxa"/>
          </w:tcPr>
          <w:p w14:paraId="706CD5CE" w14:textId="53F6AC9A" w:rsidR="535200FE" w:rsidRDefault="535200FE" w:rsidP="3A9A7885">
            <w:pPr>
              <w:jc w:val="both"/>
              <w:rPr>
                <w:rFonts w:ascii="Aptos" w:eastAsia="Aptos" w:hAnsi="Aptos" w:cs="Aptos"/>
                <w:sz w:val="18"/>
                <w:szCs w:val="18"/>
              </w:rPr>
            </w:pPr>
            <w:r w:rsidRPr="3A9A7885">
              <w:rPr>
                <w:rFonts w:ascii="Aptos" w:eastAsia="Aptos" w:hAnsi="Aptos" w:cs="Aptos"/>
                <w:sz w:val="18"/>
                <w:szCs w:val="18"/>
              </w:rPr>
              <w:t xml:space="preserve">Updated ALI outcomes </w:t>
            </w:r>
            <w:r w:rsidR="1AF79A49" w:rsidRPr="3A9A7885">
              <w:rPr>
                <w:rFonts w:ascii="Aptos" w:eastAsia="Aptos" w:hAnsi="Aptos" w:cs="Aptos"/>
                <w:sz w:val="18"/>
                <w:szCs w:val="18"/>
              </w:rPr>
              <w:t xml:space="preserve">and exclusion criteria </w:t>
            </w:r>
          </w:p>
        </w:tc>
      </w:tr>
      <w:tr w:rsidR="009855FF" w14:paraId="62C2516D" w14:textId="77777777" w:rsidTr="3A9A7885">
        <w:trPr>
          <w:trHeight w:val="300"/>
        </w:trPr>
        <w:tc>
          <w:tcPr>
            <w:tcW w:w="990" w:type="dxa"/>
          </w:tcPr>
          <w:p w14:paraId="29117CF1" w14:textId="72E5A137" w:rsidR="009855FF" w:rsidRPr="009855FF" w:rsidRDefault="009855FF" w:rsidP="3A9A7885">
            <w:pPr>
              <w:jc w:val="both"/>
              <w:rPr>
                <w:rFonts w:ascii="Aptos" w:hAnsi="Aptos" w:cs="Aptos"/>
                <w:sz w:val="18"/>
                <w:szCs w:val="18"/>
              </w:rPr>
            </w:pPr>
            <w:r>
              <w:rPr>
                <w:rFonts w:ascii="Aptos" w:hAnsi="Aptos" w:cs="Aptos" w:hint="eastAsia"/>
                <w:sz w:val="18"/>
                <w:szCs w:val="18"/>
              </w:rPr>
              <w:t>3.0.1</w:t>
            </w:r>
          </w:p>
        </w:tc>
        <w:tc>
          <w:tcPr>
            <w:tcW w:w="1557" w:type="dxa"/>
          </w:tcPr>
          <w:p w14:paraId="1EF2F23C" w14:textId="73BF0D77" w:rsidR="009855FF" w:rsidRPr="009855FF" w:rsidRDefault="009855FF" w:rsidP="3A9A7885">
            <w:pPr>
              <w:jc w:val="both"/>
              <w:rPr>
                <w:rFonts w:ascii="Aptos" w:hAnsi="Aptos" w:cs="Aptos"/>
                <w:sz w:val="18"/>
                <w:szCs w:val="18"/>
              </w:rPr>
            </w:pPr>
            <w:r>
              <w:rPr>
                <w:rFonts w:ascii="Aptos" w:hAnsi="Aptos" w:cs="Aptos" w:hint="eastAsia"/>
                <w:sz w:val="18"/>
                <w:szCs w:val="18"/>
              </w:rPr>
              <w:t>9 Feb 2025</w:t>
            </w:r>
          </w:p>
        </w:tc>
        <w:tc>
          <w:tcPr>
            <w:tcW w:w="6469" w:type="dxa"/>
          </w:tcPr>
          <w:p w14:paraId="6943A29D" w14:textId="37675A5F" w:rsidR="009855FF" w:rsidRPr="00F6498E" w:rsidRDefault="00F6498E" w:rsidP="00F6498E">
            <w:pPr>
              <w:jc w:val="both"/>
              <w:rPr>
                <w:rFonts w:ascii="Aptos" w:eastAsia="Aptos" w:hAnsi="Aptos" w:cs="Aptos"/>
                <w:sz w:val="18"/>
                <w:szCs w:val="18"/>
              </w:rPr>
            </w:pPr>
            <w:r>
              <w:rPr>
                <w:rFonts w:ascii="Aptos" w:eastAsia="Aptos" w:hAnsi="Aptos" w:cs="Aptos"/>
                <w:sz w:val="18"/>
                <w:szCs w:val="18"/>
              </w:rPr>
              <w:t>Removed SCCS</w:t>
            </w:r>
            <w:del w:id="1" w:author="Evelyn Goh" w:date="2025-07-13T22:46:00Z" w16du:dateUtc="2025-07-13T14:46:00Z">
              <w:r w:rsidDel="001111BB">
                <w:rPr>
                  <w:rFonts w:ascii="Aptos" w:eastAsia="Aptos" w:hAnsi="Aptos" w:cs="Aptos"/>
                  <w:sz w:val="18"/>
                  <w:szCs w:val="18"/>
                </w:rPr>
                <w:delText xml:space="preserve">, </w:delText>
              </w:r>
            </w:del>
          </w:p>
        </w:tc>
      </w:tr>
      <w:tr w:rsidR="001111BB" w14:paraId="58B2CA74" w14:textId="77777777" w:rsidTr="3A9A7885">
        <w:trPr>
          <w:trHeight w:val="300"/>
        </w:trPr>
        <w:tc>
          <w:tcPr>
            <w:tcW w:w="990" w:type="dxa"/>
          </w:tcPr>
          <w:p w14:paraId="49F363C8" w14:textId="628E90A5" w:rsidR="001111BB" w:rsidRDefault="001111BB" w:rsidP="3A9A7885">
            <w:pPr>
              <w:jc w:val="both"/>
              <w:rPr>
                <w:rFonts w:ascii="Aptos" w:hAnsi="Aptos" w:cs="Aptos" w:hint="eastAsia"/>
                <w:sz w:val="18"/>
                <w:szCs w:val="18"/>
              </w:rPr>
            </w:pPr>
            <w:r>
              <w:rPr>
                <w:rFonts w:ascii="Aptos" w:hAnsi="Aptos" w:cs="Aptos"/>
                <w:sz w:val="18"/>
                <w:szCs w:val="18"/>
              </w:rPr>
              <w:t>3.0.2</w:t>
            </w:r>
          </w:p>
        </w:tc>
        <w:tc>
          <w:tcPr>
            <w:tcW w:w="1557" w:type="dxa"/>
          </w:tcPr>
          <w:p w14:paraId="1947BA83" w14:textId="27A1DF07" w:rsidR="001111BB" w:rsidRDefault="001111BB" w:rsidP="3A9A7885">
            <w:pPr>
              <w:jc w:val="both"/>
              <w:rPr>
                <w:rFonts w:ascii="Aptos" w:hAnsi="Aptos" w:cs="Aptos" w:hint="eastAsia"/>
                <w:sz w:val="18"/>
                <w:szCs w:val="18"/>
              </w:rPr>
            </w:pPr>
            <w:r>
              <w:rPr>
                <w:rFonts w:ascii="Aptos" w:hAnsi="Aptos" w:cs="Aptos"/>
                <w:sz w:val="18"/>
                <w:szCs w:val="18"/>
              </w:rPr>
              <w:t>13 Jul 2025</w:t>
            </w:r>
          </w:p>
        </w:tc>
        <w:tc>
          <w:tcPr>
            <w:tcW w:w="6469" w:type="dxa"/>
          </w:tcPr>
          <w:p w14:paraId="6FCAF8AC" w14:textId="4AD0DD28" w:rsidR="001111BB" w:rsidRDefault="001111BB" w:rsidP="00F6498E">
            <w:pPr>
              <w:jc w:val="both"/>
              <w:rPr>
                <w:rFonts w:ascii="Aptos" w:eastAsia="Aptos" w:hAnsi="Aptos" w:cs="Aptos"/>
                <w:sz w:val="18"/>
                <w:szCs w:val="18"/>
              </w:rPr>
            </w:pPr>
            <w:r>
              <w:rPr>
                <w:rFonts w:ascii="Aptos" w:eastAsia="Aptos" w:hAnsi="Aptos" w:cs="Aptos"/>
                <w:sz w:val="18"/>
                <w:szCs w:val="18"/>
              </w:rPr>
              <w:t>Making final edits to submit protocol</w:t>
            </w:r>
          </w:p>
        </w:tc>
      </w:tr>
    </w:tbl>
    <w:p w14:paraId="62B8B0BB" w14:textId="4FDEA3AD" w:rsidR="00EA1057" w:rsidRPr="00EA1057" w:rsidRDefault="00CE1CA9" w:rsidP="001033A0">
      <w:pPr>
        <w:jc w:val="both"/>
      </w:pPr>
      <w:r>
        <w:tab/>
      </w:r>
    </w:p>
    <w:p w14:paraId="377FCB8F" w14:textId="77777777" w:rsidR="00EA1057" w:rsidRDefault="00EA1057" w:rsidP="001033A0">
      <w:pPr>
        <w:jc w:val="both"/>
        <w:rPr>
          <w:rFonts w:asciiTheme="majorHAnsi" w:eastAsiaTheme="majorEastAsia" w:hAnsiTheme="majorHAnsi" w:cstheme="majorBidi"/>
          <w:color w:val="0F4761" w:themeColor="accent1" w:themeShade="BF"/>
          <w:sz w:val="40"/>
          <w:szCs w:val="40"/>
        </w:rPr>
      </w:pPr>
      <w:r>
        <w:br w:type="page"/>
      </w:r>
    </w:p>
    <w:p w14:paraId="10D580DD" w14:textId="6260D2B1" w:rsidR="00275EB6" w:rsidRDefault="00275EB6" w:rsidP="001033A0">
      <w:pPr>
        <w:pStyle w:val="Heading1"/>
        <w:jc w:val="both"/>
      </w:pPr>
      <w:bookmarkStart w:id="2" w:name="_Toc179138774"/>
      <w:r>
        <w:rPr>
          <w:rFonts w:hint="eastAsia"/>
        </w:rPr>
        <w:lastRenderedPageBreak/>
        <w:t>List of Abbreviations</w:t>
      </w:r>
      <w:bookmarkEnd w:id="2"/>
    </w:p>
    <w:tbl>
      <w:tblPr>
        <w:tblStyle w:val="TableGrid"/>
        <w:tblW w:w="0" w:type="auto"/>
        <w:tblLook w:val="04A0" w:firstRow="1" w:lastRow="0" w:firstColumn="1" w:lastColumn="0" w:noHBand="0" w:noVBand="1"/>
      </w:tblPr>
      <w:tblGrid>
        <w:gridCol w:w="990"/>
        <w:gridCol w:w="3825"/>
        <w:gridCol w:w="4201"/>
      </w:tblGrid>
      <w:tr w:rsidR="001033A0" w:rsidRPr="00EA1057" w14:paraId="0355DCD8" w14:textId="77777777" w:rsidTr="001033A0">
        <w:tc>
          <w:tcPr>
            <w:tcW w:w="990" w:type="dxa"/>
          </w:tcPr>
          <w:p w14:paraId="43963BA7" w14:textId="6D85EF6B" w:rsidR="001033A0" w:rsidRPr="00EA1057" w:rsidRDefault="001033A0" w:rsidP="001033A0">
            <w:pPr>
              <w:jc w:val="both"/>
              <w:rPr>
                <w:b/>
                <w:bCs/>
                <w:sz w:val="20"/>
                <w:szCs w:val="20"/>
              </w:rPr>
            </w:pPr>
            <w:r>
              <w:rPr>
                <w:rFonts w:hint="eastAsia"/>
                <w:b/>
                <w:bCs/>
                <w:sz w:val="20"/>
                <w:szCs w:val="20"/>
              </w:rPr>
              <w:t>Abbr.</w:t>
            </w:r>
          </w:p>
        </w:tc>
        <w:tc>
          <w:tcPr>
            <w:tcW w:w="3825" w:type="dxa"/>
          </w:tcPr>
          <w:p w14:paraId="757B4983" w14:textId="1B6F535F" w:rsidR="001033A0" w:rsidRPr="00EA1057" w:rsidRDefault="001033A0" w:rsidP="001033A0">
            <w:pPr>
              <w:jc w:val="both"/>
              <w:rPr>
                <w:b/>
                <w:bCs/>
                <w:sz w:val="20"/>
                <w:szCs w:val="20"/>
              </w:rPr>
            </w:pPr>
            <w:r>
              <w:rPr>
                <w:rFonts w:hint="eastAsia"/>
                <w:b/>
                <w:bCs/>
                <w:sz w:val="20"/>
                <w:szCs w:val="20"/>
              </w:rPr>
              <w:t>Definition</w:t>
            </w:r>
          </w:p>
        </w:tc>
        <w:tc>
          <w:tcPr>
            <w:tcW w:w="4201" w:type="dxa"/>
          </w:tcPr>
          <w:p w14:paraId="15C00A3F" w14:textId="0B34A622" w:rsidR="001033A0" w:rsidRPr="00EA1057" w:rsidRDefault="001033A0" w:rsidP="001033A0">
            <w:pPr>
              <w:jc w:val="both"/>
              <w:rPr>
                <w:b/>
                <w:bCs/>
                <w:sz w:val="20"/>
                <w:szCs w:val="20"/>
              </w:rPr>
            </w:pPr>
            <w:r>
              <w:rPr>
                <w:rFonts w:hint="eastAsia"/>
                <w:b/>
                <w:bCs/>
                <w:sz w:val="20"/>
                <w:szCs w:val="20"/>
              </w:rPr>
              <w:t>Notes</w:t>
            </w:r>
          </w:p>
        </w:tc>
      </w:tr>
      <w:tr w:rsidR="001033A0" w:rsidRPr="00EA1057" w14:paraId="52C70E52" w14:textId="77777777" w:rsidTr="001033A0">
        <w:tc>
          <w:tcPr>
            <w:tcW w:w="990" w:type="dxa"/>
          </w:tcPr>
          <w:p w14:paraId="100608AA" w14:textId="58DA456A" w:rsidR="001033A0" w:rsidRPr="00EA1057" w:rsidRDefault="00CE1CA9" w:rsidP="001033A0">
            <w:pPr>
              <w:jc w:val="both"/>
              <w:rPr>
                <w:sz w:val="18"/>
                <w:szCs w:val="18"/>
              </w:rPr>
            </w:pPr>
            <w:r>
              <w:rPr>
                <w:rFonts w:hint="eastAsia"/>
                <w:sz w:val="18"/>
                <w:szCs w:val="18"/>
              </w:rPr>
              <w:t>A</w:t>
            </w:r>
            <w:r w:rsidR="001033A0">
              <w:rPr>
                <w:rFonts w:hint="eastAsia"/>
                <w:sz w:val="18"/>
                <w:szCs w:val="18"/>
              </w:rPr>
              <w:t>LI</w:t>
            </w:r>
          </w:p>
        </w:tc>
        <w:tc>
          <w:tcPr>
            <w:tcW w:w="3825" w:type="dxa"/>
          </w:tcPr>
          <w:p w14:paraId="52870C17" w14:textId="37F7CC7D" w:rsidR="001033A0" w:rsidRPr="00EA1057" w:rsidRDefault="00CE1CA9" w:rsidP="001033A0">
            <w:pPr>
              <w:jc w:val="both"/>
              <w:rPr>
                <w:sz w:val="18"/>
                <w:szCs w:val="18"/>
              </w:rPr>
            </w:pPr>
            <w:r>
              <w:rPr>
                <w:rFonts w:hint="eastAsia"/>
                <w:sz w:val="18"/>
                <w:szCs w:val="18"/>
              </w:rPr>
              <w:t>Acute</w:t>
            </w:r>
            <w:r w:rsidR="001033A0" w:rsidRPr="00E42C29">
              <w:rPr>
                <w:rFonts w:hint="eastAsia"/>
                <w:sz w:val="18"/>
                <w:szCs w:val="18"/>
              </w:rPr>
              <w:t xml:space="preserve"> </w:t>
            </w:r>
            <w:r w:rsidR="00E42C29">
              <w:rPr>
                <w:rFonts w:hint="eastAsia"/>
                <w:sz w:val="18"/>
                <w:szCs w:val="18"/>
              </w:rPr>
              <w:t>L</w:t>
            </w:r>
            <w:r w:rsidR="001033A0" w:rsidRPr="00E42C29">
              <w:rPr>
                <w:rFonts w:hint="eastAsia"/>
                <w:sz w:val="18"/>
                <w:szCs w:val="18"/>
              </w:rPr>
              <w:t xml:space="preserve">iver </w:t>
            </w:r>
            <w:r w:rsidR="00E42C29">
              <w:rPr>
                <w:rFonts w:hint="eastAsia"/>
                <w:sz w:val="18"/>
                <w:szCs w:val="18"/>
              </w:rPr>
              <w:t>I</w:t>
            </w:r>
            <w:r w:rsidR="001033A0" w:rsidRPr="00E42C29">
              <w:rPr>
                <w:rFonts w:hint="eastAsia"/>
                <w:sz w:val="18"/>
                <w:szCs w:val="18"/>
              </w:rPr>
              <w:t>njury</w:t>
            </w:r>
          </w:p>
        </w:tc>
        <w:tc>
          <w:tcPr>
            <w:tcW w:w="4201" w:type="dxa"/>
          </w:tcPr>
          <w:p w14:paraId="21E7C040" w14:textId="6AC7B46D" w:rsidR="001033A0" w:rsidRPr="00EA1057" w:rsidRDefault="001033A0" w:rsidP="001033A0">
            <w:pPr>
              <w:jc w:val="both"/>
              <w:rPr>
                <w:sz w:val="18"/>
                <w:szCs w:val="18"/>
              </w:rPr>
            </w:pPr>
          </w:p>
        </w:tc>
      </w:tr>
      <w:tr w:rsidR="001033A0" w14:paraId="2C8D4843" w14:textId="77777777" w:rsidTr="001033A0">
        <w:tc>
          <w:tcPr>
            <w:tcW w:w="990" w:type="dxa"/>
          </w:tcPr>
          <w:p w14:paraId="397D4D09" w14:textId="07C8E704" w:rsidR="001033A0" w:rsidRDefault="001033A0" w:rsidP="001033A0">
            <w:pPr>
              <w:jc w:val="both"/>
              <w:rPr>
                <w:sz w:val="18"/>
                <w:szCs w:val="18"/>
              </w:rPr>
            </w:pPr>
            <w:r>
              <w:rPr>
                <w:rFonts w:hint="eastAsia"/>
                <w:sz w:val="18"/>
                <w:szCs w:val="18"/>
              </w:rPr>
              <w:t>GLP-1</w:t>
            </w:r>
            <w:r w:rsidR="001111BB">
              <w:rPr>
                <w:sz w:val="18"/>
                <w:szCs w:val="18"/>
              </w:rPr>
              <w:t>RA</w:t>
            </w:r>
          </w:p>
        </w:tc>
        <w:tc>
          <w:tcPr>
            <w:tcW w:w="3825" w:type="dxa"/>
          </w:tcPr>
          <w:p w14:paraId="170125AB" w14:textId="1A23D722" w:rsidR="001033A0" w:rsidRDefault="001033A0" w:rsidP="001033A0">
            <w:pPr>
              <w:jc w:val="both"/>
              <w:rPr>
                <w:sz w:val="18"/>
                <w:szCs w:val="18"/>
              </w:rPr>
            </w:pPr>
            <w:r w:rsidRPr="00E42C29">
              <w:rPr>
                <w:sz w:val="18"/>
                <w:szCs w:val="18"/>
              </w:rPr>
              <w:t>Glucagon-</w:t>
            </w:r>
            <w:r w:rsidR="00E42C29">
              <w:rPr>
                <w:rFonts w:hint="eastAsia"/>
                <w:sz w:val="18"/>
                <w:szCs w:val="18"/>
              </w:rPr>
              <w:t>L</w:t>
            </w:r>
            <w:r w:rsidRPr="00E42C29">
              <w:rPr>
                <w:sz w:val="18"/>
                <w:szCs w:val="18"/>
              </w:rPr>
              <w:t xml:space="preserve">ike </w:t>
            </w:r>
            <w:r w:rsidR="00E42C29">
              <w:rPr>
                <w:rFonts w:hint="eastAsia"/>
                <w:sz w:val="18"/>
                <w:szCs w:val="18"/>
              </w:rPr>
              <w:t>P</w:t>
            </w:r>
            <w:r w:rsidRPr="00E42C29">
              <w:rPr>
                <w:sz w:val="18"/>
                <w:szCs w:val="18"/>
              </w:rPr>
              <w:t>eptide-1</w:t>
            </w:r>
            <w:r w:rsidR="001111BB">
              <w:rPr>
                <w:sz w:val="18"/>
                <w:szCs w:val="18"/>
              </w:rPr>
              <w:t xml:space="preserve"> receptor agonist</w:t>
            </w:r>
          </w:p>
        </w:tc>
        <w:tc>
          <w:tcPr>
            <w:tcW w:w="4201" w:type="dxa"/>
          </w:tcPr>
          <w:p w14:paraId="220ECAF8" w14:textId="51BC92CA" w:rsidR="001033A0" w:rsidRDefault="001033A0" w:rsidP="001033A0">
            <w:pPr>
              <w:jc w:val="both"/>
              <w:rPr>
                <w:sz w:val="18"/>
                <w:szCs w:val="18"/>
              </w:rPr>
            </w:pPr>
          </w:p>
        </w:tc>
      </w:tr>
      <w:tr w:rsidR="001033A0" w14:paraId="12360940" w14:textId="77777777" w:rsidTr="001033A0">
        <w:tc>
          <w:tcPr>
            <w:tcW w:w="990" w:type="dxa"/>
          </w:tcPr>
          <w:p w14:paraId="5F7B32A7" w14:textId="1FAEFF78" w:rsidR="001033A0" w:rsidRDefault="001033A0" w:rsidP="001033A0">
            <w:pPr>
              <w:jc w:val="both"/>
              <w:rPr>
                <w:sz w:val="18"/>
                <w:szCs w:val="18"/>
              </w:rPr>
            </w:pPr>
            <w:r>
              <w:rPr>
                <w:rFonts w:hint="eastAsia"/>
                <w:sz w:val="18"/>
                <w:szCs w:val="18"/>
              </w:rPr>
              <w:t>T2DM</w:t>
            </w:r>
          </w:p>
        </w:tc>
        <w:tc>
          <w:tcPr>
            <w:tcW w:w="3825" w:type="dxa"/>
          </w:tcPr>
          <w:p w14:paraId="14531287" w14:textId="532B73E3" w:rsidR="001033A0" w:rsidRDefault="00E42C29" w:rsidP="001033A0">
            <w:pPr>
              <w:jc w:val="both"/>
              <w:rPr>
                <w:sz w:val="18"/>
                <w:szCs w:val="18"/>
              </w:rPr>
            </w:pPr>
            <w:r>
              <w:rPr>
                <w:rFonts w:hint="eastAsia"/>
                <w:sz w:val="18"/>
                <w:szCs w:val="18"/>
              </w:rPr>
              <w:t>T</w:t>
            </w:r>
            <w:r w:rsidRPr="00E42C29">
              <w:rPr>
                <w:sz w:val="18"/>
                <w:szCs w:val="18"/>
              </w:rPr>
              <w:t xml:space="preserve">ype 2 </w:t>
            </w:r>
            <w:r>
              <w:rPr>
                <w:rFonts w:hint="eastAsia"/>
                <w:sz w:val="18"/>
                <w:szCs w:val="18"/>
              </w:rPr>
              <w:t>D</w:t>
            </w:r>
            <w:r w:rsidRPr="00E42C29">
              <w:rPr>
                <w:sz w:val="18"/>
                <w:szCs w:val="18"/>
              </w:rPr>
              <w:t xml:space="preserve">iabetes </w:t>
            </w:r>
            <w:r>
              <w:rPr>
                <w:rFonts w:hint="eastAsia"/>
                <w:sz w:val="18"/>
                <w:szCs w:val="18"/>
              </w:rPr>
              <w:t>M</w:t>
            </w:r>
            <w:r w:rsidRPr="00E42C29">
              <w:rPr>
                <w:sz w:val="18"/>
                <w:szCs w:val="18"/>
              </w:rPr>
              <w:t>ellitus</w:t>
            </w:r>
          </w:p>
        </w:tc>
        <w:tc>
          <w:tcPr>
            <w:tcW w:w="4201" w:type="dxa"/>
          </w:tcPr>
          <w:p w14:paraId="51FA810F" w14:textId="77777777" w:rsidR="001033A0" w:rsidRDefault="001033A0" w:rsidP="001033A0">
            <w:pPr>
              <w:jc w:val="both"/>
              <w:rPr>
                <w:sz w:val="18"/>
                <w:szCs w:val="18"/>
              </w:rPr>
            </w:pPr>
          </w:p>
        </w:tc>
      </w:tr>
      <w:tr w:rsidR="001111BB" w14:paraId="3097D5A4" w14:textId="77777777" w:rsidTr="001033A0">
        <w:tc>
          <w:tcPr>
            <w:tcW w:w="990" w:type="dxa"/>
          </w:tcPr>
          <w:p w14:paraId="1119A609" w14:textId="1AC4FD54" w:rsidR="001111BB" w:rsidRDefault="001111BB" w:rsidP="001033A0">
            <w:pPr>
              <w:jc w:val="both"/>
              <w:rPr>
                <w:rFonts w:hint="eastAsia"/>
                <w:sz w:val="18"/>
                <w:szCs w:val="18"/>
              </w:rPr>
            </w:pPr>
            <w:r>
              <w:rPr>
                <w:sz w:val="18"/>
                <w:szCs w:val="18"/>
              </w:rPr>
              <w:t>DPP4i</w:t>
            </w:r>
          </w:p>
        </w:tc>
        <w:tc>
          <w:tcPr>
            <w:tcW w:w="3825" w:type="dxa"/>
          </w:tcPr>
          <w:p w14:paraId="2003605E" w14:textId="5A7EF630" w:rsidR="001111BB" w:rsidRDefault="001111BB" w:rsidP="001033A0">
            <w:pPr>
              <w:jc w:val="both"/>
              <w:rPr>
                <w:rFonts w:hint="eastAsia"/>
                <w:sz w:val="18"/>
                <w:szCs w:val="18"/>
              </w:rPr>
            </w:pPr>
            <w:r w:rsidRPr="001111BB">
              <w:rPr>
                <w:sz w:val="18"/>
                <w:szCs w:val="18"/>
              </w:rPr>
              <w:t>Dipeptidyl peptidase-4 inhibitor</w:t>
            </w:r>
            <w:r>
              <w:rPr>
                <w:sz w:val="18"/>
                <w:szCs w:val="18"/>
              </w:rPr>
              <w:t>(s)</w:t>
            </w:r>
          </w:p>
        </w:tc>
        <w:tc>
          <w:tcPr>
            <w:tcW w:w="4201" w:type="dxa"/>
          </w:tcPr>
          <w:p w14:paraId="3C94B95C" w14:textId="77777777" w:rsidR="001111BB" w:rsidRDefault="001111BB" w:rsidP="001033A0">
            <w:pPr>
              <w:jc w:val="both"/>
              <w:rPr>
                <w:sz w:val="18"/>
                <w:szCs w:val="18"/>
              </w:rPr>
            </w:pPr>
          </w:p>
        </w:tc>
      </w:tr>
      <w:tr w:rsidR="001111BB" w14:paraId="267B767A" w14:textId="77777777" w:rsidTr="001033A0">
        <w:tc>
          <w:tcPr>
            <w:tcW w:w="990" w:type="dxa"/>
          </w:tcPr>
          <w:p w14:paraId="605D18DA" w14:textId="4107EBB4" w:rsidR="001111BB" w:rsidRDefault="001111BB" w:rsidP="001033A0">
            <w:pPr>
              <w:jc w:val="both"/>
              <w:rPr>
                <w:sz w:val="18"/>
                <w:szCs w:val="18"/>
              </w:rPr>
            </w:pPr>
            <w:r>
              <w:rPr>
                <w:sz w:val="18"/>
                <w:szCs w:val="18"/>
              </w:rPr>
              <w:t>SGLT2i</w:t>
            </w:r>
          </w:p>
        </w:tc>
        <w:tc>
          <w:tcPr>
            <w:tcW w:w="3825" w:type="dxa"/>
          </w:tcPr>
          <w:p w14:paraId="6E8F4D37" w14:textId="52EF9A81" w:rsidR="001111BB" w:rsidRDefault="001111BB" w:rsidP="001033A0">
            <w:pPr>
              <w:jc w:val="both"/>
              <w:rPr>
                <w:sz w:val="18"/>
                <w:szCs w:val="18"/>
              </w:rPr>
            </w:pPr>
            <w:r w:rsidRPr="001111BB">
              <w:rPr>
                <w:sz w:val="18"/>
                <w:szCs w:val="18"/>
              </w:rPr>
              <w:t>Sodium/glucose cotransporter 2</w:t>
            </w:r>
            <w:r>
              <w:rPr>
                <w:sz w:val="18"/>
                <w:szCs w:val="18"/>
              </w:rPr>
              <w:t xml:space="preserve"> inhibitor(s)</w:t>
            </w:r>
          </w:p>
        </w:tc>
        <w:tc>
          <w:tcPr>
            <w:tcW w:w="4201" w:type="dxa"/>
          </w:tcPr>
          <w:p w14:paraId="0A923803" w14:textId="77777777" w:rsidR="001111BB" w:rsidRDefault="001111BB" w:rsidP="001033A0">
            <w:pPr>
              <w:jc w:val="both"/>
              <w:rPr>
                <w:sz w:val="18"/>
                <w:szCs w:val="18"/>
              </w:rPr>
            </w:pPr>
          </w:p>
        </w:tc>
      </w:tr>
    </w:tbl>
    <w:p w14:paraId="5D7D3CBD" w14:textId="77777777" w:rsidR="001033A0" w:rsidRDefault="001033A0" w:rsidP="001033A0">
      <w:pPr>
        <w:jc w:val="both"/>
      </w:pPr>
    </w:p>
    <w:p w14:paraId="6FA7B045" w14:textId="77777777" w:rsidR="0030756D" w:rsidRDefault="0030756D" w:rsidP="001033A0">
      <w:pPr>
        <w:jc w:val="both"/>
        <w:rPr>
          <w:rFonts w:asciiTheme="majorHAnsi" w:eastAsiaTheme="majorEastAsia" w:hAnsiTheme="majorHAnsi" w:cstheme="majorBidi"/>
          <w:color w:val="0F4761" w:themeColor="accent1" w:themeShade="BF"/>
          <w:sz w:val="40"/>
          <w:szCs w:val="40"/>
        </w:rPr>
      </w:pPr>
      <w:r>
        <w:br w:type="page"/>
      </w:r>
    </w:p>
    <w:p w14:paraId="02240A8D" w14:textId="3B4C0D51" w:rsidR="00275EB6" w:rsidRPr="00275EB6" w:rsidRDefault="00275EB6" w:rsidP="001033A0">
      <w:pPr>
        <w:pStyle w:val="Heading1"/>
        <w:jc w:val="both"/>
      </w:pPr>
      <w:bookmarkStart w:id="3" w:name="_Toc179138775"/>
      <w:r>
        <w:rPr>
          <w:rFonts w:hint="eastAsia"/>
        </w:rPr>
        <w:lastRenderedPageBreak/>
        <w:t>Responsible Parties</w:t>
      </w:r>
      <w:bookmarkEnd w:id="3"/>
    </w:p>
    <w:p w14:paraId="2F1A2ED5" w14:textId="20A027FC" w:rsidR="00275EB6" w:rsidRDefault="00275EB6" w:rsidP="001033A0">
      <w:pPr>
        <w:pStyle w:val="Heading2"/>
        <w:jc w:val="both"/>
      </w:pPr>
      <w:bookmarkStart w:id="4" w:name="_Toc179138776"/>
      <w:r>
        <w:rPr>
          <w:rFonts w:hint="eastAsia"/>
        </w:rPr>
        <w:t>Investigators</w:t>
      </w:r>
      <w:bookmarkEnd w:id="4"/>
    </w:p>
    <w:p w14:paraId="30277C12" w14:textId="462D9E13" w:rsidR="00275EB6" w:rsidRDefault="001033A0" w:rsidP="001033A0">
      <w:pPr>
        <w:jc w:val="both"/>
        <w:rPr>
          <w:rFonts w:eastAsia="Malgun Gothic"/>
          <w:lang w:eastAsia="ko-KR"/>
        </w:rPr>
      </w:pPr>
      <w:r>
        <w:rPr>
          <w:rFonts w:hint="eastAsia"/>
        </w:rPr>
        <w:t xml:space="preserve">Evelyn Goh (National University of Singapore, </w:t>
      </w:r>
      <w:ins w:id="5" w:author="승찬 유" w:date="2025-03-26T13:37:00Z" w16du:dateUtc="2025-03-26T04:37:00Z">
        <w:r w:rsidR="000D2A9B">
          <w:fldChar w:fldCharType="begin"/>
        </w:r>
        <w:r w:rsidR="000D2A9B">
          <w:rPr>
            <w:rFonts w:hint="eastAsia"/>
          </w:rPr>
          <w:instrText>HYPERLINK "mailto:</w:instrText>
        </w:r>
      </w:ins>
      <w:r w:rsidR="000D2A9B">
        <w:rPr>
          <w:rFonts w:hint="eastAsia"/>
        </w:rPr>
        <w:instrText>e0983111@u.nus.edu</w:instrText>
      </w:r>
      <w:ins w:id="6" w:author="승찬 유" w:date="2025-03-26T13:37:00Z" w16du:dateUtc="2025-03-26T04:37:00Z">
        <w:r w:rsidR="000D2A9B">
          <w:rPr>
            <w:rFonts w:hint="eastAsia"/>
          </w:rPr>
          <w:instrText>"</w:instrText>
        </w:r>
        <w:r w:rsidR="000D2A9B">
          <w:fldChar w:fldCharType="separate"/>
        </w:r>
      </w:ins>
      <w:r w:rsidR="000D2A9B" w:rsidRPr="00DA6558">
        <w:rPr>
          <w:rStyle w:val="Hyperlink"/>
          <w:rFonts w:hint="eastAsia"/>
        </w:rPr>
        <w:t>e0983111@u.nus.edu</w:t>
      </w:r>
      <w:ins w:id="7" w:author="승찬 유" w:date="2025-03-26T13:37:00Z" w16du:dateUtc="2025-03-26T04:37:00Z">
        <w:r w:rsidR="000D2A9B">
          <w:fldChar w:fldCharType="end"/>
        </w:r>
      </w:ins>
      <w:r>
        <w:rPr>
          <w:rFonts w:hint="eastAsia"/>
        </w:rPr>
        <w:t>)</w:t>
      </w:r>
    </w:p>
    <w:p w14:paraId="1B6A2C08" w14:textId="7E96CE40" w:rsidR="000D2A9B" w:rsidRDefault="000D2A9B" w:rsidP="001033A0">
      <w:pPr>
        <w:jc w:val="both"/>
        <w:rPr>
          <w:rFonts w:eastAsia="Malgun Gothic"/>
          <w:lang w:eastAsia="ko-KR"/>
        </w:rPr>
      </w:pPr>
      <w:r>
        <w:rPr>
          <w:rFonts w:eastAsia="Malgun Gothic" w:hint="eastAsia"/>
          <w:lang w:eastAsia="ko-KR"/>
        </w:rPr>
        <w:t xml:space="preserve">Seng Chan You (Yonsei University College of Medicine, </w:t>
      </w:r>
      <w:hyperlink r:id="rId10" w:history="1">
        <w:r w:rsidRPr="00DA6558">
          <w:rPr>
            <w:rStyle w:val="Hyperlink"/>
            <w:rFonts w:eastAsia="Malgun Gothic" w:hint="eastAsia"/>
            <w:lang w:eastAsia="ko-KR"/>
          </w:rPr>
          <w:t>chandryou@yuhs.ac</w:t>
        </w:r>
      </w:hyperlink>
      <w:r>
        <w:rPr>
          <w:rFonts w:eastAsia="Malgun Gothic" w:hint="eastAsia"/>
          <w:lang w:eastAsia="ko-KR"/>
        </w:rPr>
        <w:t>)</w:t>
      </w:r>
    </w:p>
    <w:p w14:paraId="5B281C8C" w14:textId="77777777" w:rsidR="001033A0" w:rsidRPr="00275EB6" w:rsidRDefault="001033A0" w:rsidP="001033A0">
      <w:pPr>
        <w:jc w:val="both"/>
      </w:pPr>
    </w:p>
    <w:p w14:paraId="3FAAF592" w14:textId="38182841" w:rsidR="00275EB6" w:rsidRDefault="00275EB6" w:rsidP="001033A0">
      <w:pPr>
        <w:pStyle w:val="Heading2"/>
        <w:jc w:val="both"/>
      </w:pPr>
      <w:bookmarkStart w:id="8" w:name="_Toc179138777"/>
      <w:r>
        <w:rPr>
          <w:rFonts w:hint="eastAsia"/>
        </w:rPr>
        <w:t>Disclosures</w:t>
      </w:r>
      <w:bookmarkEnd w:id="8"/>
    </w:p>
    <w:p w14:paraId="572BE002" w14:textId="32CAAE77" w:rsidR="000D2A9B" w:rsidRPr="008C72F2" w:rsidRDefault="000D2A9B" w:rsidP="000D2A9B">
      <w:pPr>
        <w:jc w:val="both"/>
        <w:rPr>
          <w:rFonts w:eastAsia="Malgun Gothic"/>
          <w:lang w:eastAsia="ko-KR"/>
        </w:rPr>
      </w:pPr>
      <w:r w:rsidRPr="000D2A9B">
        <w:rPr>
          <w:rFonts w:eastAsia="Malgun Gothic"/>
          <w:lang w:eastAsia="ko-KR"/>
        </w:rPr>
        <w:t xml:space="preserve">SCY reports grants from Daiichi Sankyo. He is a coinventor of granted Korea Patent DP-2023-1223 and DP-2023-0920, and pending Patent Applications DP-2024-0909, DP-2024-0908, DP-2022-1658, DP-2022-1478, and DP-2022-1365 unrelated to current work. </w:t>
      </w:r>
    </w:p>
    <w:p w14:paraId="04C97BFD" w14:textId="77777777" w:rsidR="00275EB6" w:rsidRPr="000D2A9B" w:rsidRDefault="00275EB6" w:rsidP="001033A0">
      <w:pPr>
        <w:jc w:val="both"/>
      </w:pPr>
    </w:p>
    <w:p w14:paraId="2CCDC52A" w14:textId="77777777" w:rsidR="0030756D" w:rsidRDefault="0030756D" w:rsidP="001033A0">
      <w:pPr>
        <w:jc w:val="both"/>
        <w:rPr>
          <w:rFonts w:asciiTheme="majorHAnsi" w:eastAsiaTheme="majorEastAsia" w:hAnsiTheme="majorHAnsi" w:cstheme="majorBidi"/>
          <w:color w:val="0F4761" w:themeColor="accent1" w:themeShade="BF"/>
          <w:sz w:val="40"/>
          <w:szCs w:val="40"/>
        </w:rPr>
      </w:pPr>
      <w:r>
        <w:br w:type="page"/>
      </w:r>
    </w:p>
    <w:p w14:paraId="4870F0C1" w14:textId="0F222AB9" w:rsidR="00275EB6" w:rsidRDefault="00275EB6" w:rsidP="001033A0">
      <w:pPr>
        <w:pStyle w:val="Heading1"/>
        <w:jc w:val="both"/>
      </w:pPr>
      <w:bookmarkStart w:id="9" w:name="_Toc179138778"/>
      <w:r>
        <w:rPr>
          <w:rFonts w:hint="eastAsia"/>
        </w:rPr>
        <w:lastRenderedPageBreak/>
        <w:t>Abstract</w:t>
      </w:r>
      <w:bookmarkEnd w:id="9"/>
    </w:p>
    <w:p w14:paraId="2810CF0F" w14:textId="27E43583" w:rsidR="00E4325E" w:rsidRPr="00E4325E" w:rsidRDefault="00275EB6" w:rsidP="00E4325E">
      <w:pPr>
        <w:rPr>
          <w:b/>
          <w:bCs/>
        </w:rPr>
      </w:pPr>
      <w:r w:rsidRPr="3A9A7885">
        <w:rPr>
          <w:b/>
          <w:bCs/>
        </w:rPr>
        <w:t>Background and Significance</w:t>
      </w:r>
    </w:p>
    <w:p w14:paraId="78824460" w14:textId="7CC45946" w:rsidR="638ED98A" w:rsidRPr="009855FF" w:rsidRDefault="001111BB" w:rsidP="3A9A7885">
      <w:r>
        <w:t>Glucagon-like peptide 1 receptor agonists (</w:t>
      </w:r>
      <w:r w:rsidR="638ED98A">
        <w:t>GLP-1</w:t>
      </w:r>
      <w:r>
        <w:t xml:space="preserve">RA) </w:t>
      </w:r>
      <w:r w:rsidR="638ED98A">
        <w:t xml:space="preserve">are increasingly utilised to treat Type 2 Diabetes </w:t>
      </w:r>
      <w:r w:rsidR="007338C0">
        <w:t xml:space="preserve">Mellitus (T2DM) </w:t>
      </w:r>
      <w:r w:rsidR="638ED98A">
        <w:t>and more recently, obesity. Whilst the risks of GLP-1</w:t>
      </w:r>
      <w:r>
        <w:t xml:space="preserve">RA </w:t>
      </w:r>
      <w:r w:rsidR="638ED98A">
        <w:t>are well described in the literature, little is known about the risk of GLP-1</w:t>
      </w:r>
      <w:r>
        <w:t xml:space="preserve">RA </w:t>
      </w:r>
      <w:r w:rsidR="638ED98A">
        <w:t xml:space="preserve">and </w:t>
      </w:r>
      <w:r w:rsidR="007338C0">
        <w:t>a</w:t>
      </w:r>
      <w:r w:rsidR="638ED98A">
        <w:t xml:space="preserve">cute </w:t>
      </w:r>
      <w:r w:rsidR="007338C0">
        <w:t>li</w:t>
      </w:r>
      <w:r w:rsidR="638ED98A">
        <w:t xml:space="preserve">ver </w:t>
      </w:r>
      <w:r w:rsidR="007338C0">
        <w:t>i</w:t>
      </w:r>
      <w:r w:rsidR="638ED98A">
        <w:t xml:space="preserve">njury. </w:t>
      </w:r>
      <w:r w:rsidR="45739389">
        <w:t>Initial clinical trials and early post-market studies did not identify an association between GLP-1</w:t>
      </w:r>
      <w:r>
        <w:t xml:space="preserve">RA </w:t>
      </w:r>
      <w:r w:rsidR="45739389">
        <w:t>and ALI</w:t>
      </w:r>
      <w:r w:rsidR="007338C0">
        <w:t>; however,</w:t>
      </w:r>
      <w:r w:rsidR="45739389">
        <w:t xml:space="preserve"> there is emerging evidence</w:t>
      </w:r>
      <w:r w:rsidR="007338C0">
        <w:t xml:space="preserve"> </w:t>
      </w:r>
      <w:r w:rsidR="45739389">
        <w:t xml:space="preserve">of an association from case reports. </w:t>
      </w:r>
      <w:r w:rsidR="007338C0">
        <w:t>As such, it becomes necessary to establish the risk of acute liver injury in users of GLP-1</w:t>
      </w:r>
      <w:r>
        <w:t>RA</w:t>
      </w:r>
      <w:r w:rsidR="007338C0">
        <w:t>.</w:t>
      </w:r>
    </w:p>
    <w:p w14:paraId="2B0127EC" w14:textId="0A9095A6" w:rsidR="00CA6BAE" w:rsidRDefault="00275EB6" w:rsidP="00E4325E">
      <w:pPr>
        <w:rPr>
          <w:b/>
          <w:bCs/>
        </w:rPr>
      </w:pPr>
      <w:r w:rsidRPr="00E4325E">
        <w:rPr>
          <w:rFonts w:hint="eastAsia"/>
          <w:b/>
          <w:bCs/>
        </w:rPr>
        <w:t>Study Aims</w:t>
      </w:r>
    </w:p>
    <w:p w14:paraId="75FAADDB" w14:textId="6D659301" w:rsidR="007338C0" w:rsidRPr="007338C0" w:rsidRDefault="007338C0" w:rsidP="00E4325E">
      <w:r>
        <w:t>This study aims to analyse the risk of acute liver injury in second-line users of GLP-1 receptor agonists who have T2DM and compare it to users of other second-line medications.</w:t>
      </w:r>
    </w:p>
    <w:p w14:paraId="1DEC3314" w14:textId="70223F1E" w:rsidR="00275EB6" w:rsidRDefault="00275EB6" w:rsidP="00E4325E">
      <w:pPr>
        <w:rPr>
          <w:b/>
          <w:bCs/>
        </w:rPr>
      </w:pPr>
      <w:r w:rsidRPr="00E4325E">
        <w:rPr>
          <w:rFonts w:hint="eastAsia"/>
          <w:b/>
          <w:bCs/>
        </w:rPr>
        <w:t>Study Description</w:t>
      </w:r>
    </w:p>
    <w:p w14:paraId="075F9862" w14:textId="234A9C92" w:rsidR="001111BB" w:rsidRDefault="00DB12F1" w:rsidP="00E4325E">
      <w:r w:rsidRPr="00DB12F1">
        <w:rPr>
          <w:u w:val="single"/>
        </w:rPr>
        <w:t>Population</w:t>
      </w:r>
      <w:r>
        <w:t xml:space="preserve">: </w:t>
      </w:r>
      <w:r w:rsidR="001111BB">
        <w:t>Adults above 18, who have been diagnosed with Type 2 diabetes mellitus (T2DM) and who have no history of Type 1 diabetes mellitus (T1DM). Requires at least 90 days of Metformin use prior to index date to confirm first-line medication, and no prior use of GLP-1RAs. At least 365 days of observation are required prior to index date as inclusion criteria.</w:t>
      </w:r>
    </w:p>
    <w:p w14:paraId="6B279CDD" w14:textId="1547C97F" w:rsidR="00DB12F1" w:rsidRDefault="00DB12F1" w:rsidP="00E4325E">
      <w:r w:rsidRPr="00DB12F1">
        <w:rPr>
          <w:u w:val="single"/>
        </w:rPr>
        <w:t>Comparators</w:t>
      </w:r>
      <w:r>
        <w:t xml:space="preserve">: Within the target cohort, new second-line initiators of GLP-1 receptor agonists will be compared to new second-line initiators of other medications in the SGLT2 and DPP4 groups. </w:t>
      </w:r>
    </w:p>
    <w:p w14:paraId="453F5BB1" w14:textId="5651D6BF" w:rsidR="00DB12F1" w:rsidRDefault="00DB12F1" w:rsidP="00E4325E">
      <w:r w:rsidRPr="00DB12F1">
        <w:rPr>
          <w:u w:val="single"/>
        </w:rPr>
        <w:t>Outcomes</w:t>
      </w:r>
      <w:r>
        <w:t xml:space="preserve">: The primary outcome to analyse is acute liver injury as defined by diagnostic code within the OHDSI Phenotype Library. Secondary outcomes include acute liver injury defined by laboratory tests, and cholelithiasis, cholecystitis, and/or chronic liver conditions as defined within the OHDSI Phenotype Library. </w:t>
      </w:r>
    </w:p>
    <w:p w14:paraId="5C985D9B" w14:textId="41FE81C6" w:rsidR="00275EB6" w:rsidRDefault="00DB12F1" w:rsidP="00DB12F1">
      <w:r w:rsidRPr="00DB12F1">
        <w:rPr>
          <w:u w:val="single"/>
        </w:rPr>
        <w:t>Design</w:t>
      </w:r>
      <w:r>
        <w:t xml:space="preserve">: This is a cohort study to evaluate the risk of acute liver injury and related secondary outcomes across a multi-national network of databases. </w:t>
      </w:r>
    </w:p>
    <w:p w14:paraId="575EFE79" w14:textId="77777777" w:rsidR="0030756D" w:rsidRDefault="0030756D" w:rsidP="001033A0">
      <w:pPr>
        <w:jc w:val="both"/>
        <w:rPr>
          <w:rFonts w:asciiTheme="majorHAnsi" w:eastAsiaTheme="majorEastAsia" w:hAnsiTheme="majorHAnsi" w:cstheme="majorBidi"/>
          <w:color w:val="0F4761" w:themeColor="accent1" w:themeShade="BF"/>
          <w:sz w:val="40"/>
          <w:szCs w:val="40"/>
        </w:rPr>
      </w:pPr>
      <w:r>
        <w:br w:type="page"/>
      </w:r>
    </w:p>
    <w:p w14:paraId="0329BFAB" w14:textId="6D119A72" w:rsidR="00275EB6" w:rsidRDefault="00275EB6" w:rsidP="001033A0">
      <w:pPr>
        <w:pStyle w:val="Heading1"/>
        <w:jc w:val="both"/>
      </w:pPr>
      <w:bookmarkStart w:id="10" w:name="_Toc179138779"/>
      <w:r>
        <w:rPr>
          <w:rFonts w:hint="eastAsia"/>
        </w:rPr>
        <w:lastRenderedPageBreak/>
        <w:t>Amendments and Updates</w:t>
      </w:r>
      <w:bookmarkEnd w:id="10"/>
    </w:p>
    <w:p w14:paraId="014595EB" w14:textId="00654191" w:rsidR="00275EB6" w:rsidRDefault="001111BB" w:rsidP="001033A0">
      <w:pPr>
        <w:jc w:val="both"/>
      </w:pPr>
      <w:r>
        <w:t>-</w:t>
      </w:r>
    </w:p>
    <w:p w14:paraId="4F679723" w14:textId="77777777" w:rsidR="0030756D" w:rsidRDefault="0030756D" w:rsidP="001033A0">
      <w:pPr>
        <w:jc w:val="both"/>
        <w:rPr>
          <w:rFonts w:asciiTheme="majorHAnsi" w:eastAsiaTheme="majorEastAsia" w:hAnsiTheme="majorHAnsi" w:cstheme="majorBidi"/>
          <w:color w:val="0F4761" w:themeColor="accent1" w:themeShade="BF"/>
          <w:sz w:val="40"/>
          <w:szCs w:val="40"/>
        </w:rPr>
      </w:pPr>
      <w:r>
        <w:br w:type="page"/>
      </w:r>
    </w:p>
    <w:p w14:paraId="116B809A" w14:textId="541E02D7" w:rsidR="00275EB6" w:rsidRDefault="00275EB6" w:rsidP="001033A0">
      <w:pPr>
        <w:pStyle w:val="Heading1"/>
        <w:jc w:val="both"/>
      </w:pPr>
      <w:bookmarkStart w:id="11" w:name="_Toc179138781"/>
      <w:r>
        <w:rPr>
          <w:rFonts w:hint="eastAsia"/>
        </w:rPr>
        <w:lastRenderedPageBreak/>
        <w:t>Rationale and Background</w:t>
      </w:r>
      <w:bookmarkEnd w:id="11"/>
    </w:p>
    <w:p w14:paraId="0D2ED30A" w14:textId="483524B6" w:rsidR="00874F7E" w:rsidRPr="00874F7E" w:rsidRDefault="00874F7E" w:rsidP="00874F7E">
      <w:pPr>
        <w:jc w:val="both"/>
      </w:pPr>
      <w:r w:rsidRPr="00874F7E">
        <w:rPr>
          <w:b/>
          <w:bCs/>
        </w:rPr>
        <w:t>Glucagon-like peptide-1 receptor agonists</w:t>
      </w:r>
      <w:r w:rsidRPr="00874F7E">
        <w:t xml:space="preserve"> </w:t>
      </w:r>
      <w:r w:rsidR="003E749F">
        <w:t xml:space="preserve">(GLP-1RA) </w:t>
      </w:r>
      <w:r w:rsidRPr="00874F7E">
        <w:t xml:space="preserve">are a class of medications used to manage type 2 diabetes mellitus (T2DM) and obesity. </w:t>
      </w:r>
      <w:r w:rsidR="003E749F">
        <w:t xml:space="preserve">A </w:t>
      </w:r>
      <w:r w:rsidRPr="00874F7E">
        <w:t>naturally occurring hormone</w:t>
      </w:r>
      <w:r w:rsidR="003E749F">
        <w:t xml:space="preserve">, it is </w:t>
      </w:r>
      <w:r w:rsidRPr="00874F7E">
        <w:t xml:space="preserve">released after food intake </w:t>
      </w:r>
      <w:r w:rsidR="003E749F">
        <w:t>and</w:t>
      </w:r>
      <w:r w:rsidRPr="00874F7E">
        <w:t xml:space="preserve"> </w:t>
      </w:r>
      <w:r w:rsidR="003E749F">
        <w:t>stimulates</w:t>
      </w:r>
      <w:r w:rsidRPr="00874F7E">
        <w:t xml:space="preserve"> insulin secretion </w:t>
      </w:r>
      <w:r w:rsidR="003E749F">
        <w:t>as well as</w:t>
      </w:r>
      <w:r w:rsidRPr="00874F7E">
        <w:t xml:space="preserve"> inhibit</w:t>
      </w:r>
      <w:r w:rsidR="003E749F">
        <w:t xml:space="preserve"> </w:t>
      </w:r>
      <w:r w:rsidRPr="00874F7E">
        <w:t xml:space="preserve">glucagon release. </w:t>
      </w:r>
      <w:r w:rsidR="003E749F">
        <w:t xml:space="preserve">This reduces blood sugar levels, and as such, over the past decades, GLP-1RA have been approved for use in the treatment of individuals with T2DM due to their demonstrated benefits in reducing glycated </w:t>
      </w:r>
      <w:proofErr w:type="spellStart"/>
      <w:r w:rsidR="003E749F">
        <w:t>hemoglobin</w:t>
      </w:r>
      <w:proofErr w:type="spellEnd"/>
      <w:r w:rsidR="003E749F">
        <w:t xml:space="preserve"> A1c (HbA1c) levels and promoting weight loss. Both long-acting and short-acting GLP-1RA medications have been developed for different use cases, and global adoption rates are on the rise. </w:t>
      </w:r>
    </w:p>
    <w:p w14:paraId="4E75B88B" w14:textId="2CD38DDE" w:rsidR="00874F7E" w:rsidRDefault="00874F7E" w:rsidP="00F6498E">
      <w:pPr>
        <w:jc w:val="both"/>
      </w:pPr>
      <w:r w:rsidRPr="00874F7E">
        <w:t>Early clinical trials and data from the U.S. FDA Adverse Event Reporting System did not identify any significant risk of liver enzyme elevation associated with GLP-1 receptor agonists. However, U.S. and Canadian product inserts for liraglutide-containing medications list "elevation of liver enzymes" as a potential adverse reaction. This warning does not appear on product labels in all countries, and many other GLP-1 agonists do not include liver enzyme elevation as a reported adverse effect.</w:t>
      </w:r>
      <w:r w:rsidR="003E749F">
        <w:t xml:space="preserve"> </w:t>
      </w:r>
    </w:p>
    <w:p w14:paraId="0D0DA0BC" w14:textId="0642DF1B" w:rsidR="2C8D53BC" w:rsidRDefault="2C8D53BC" w:rsidP="00F6498E">
      <w:pPr>
        <w:jc w:val="both"/>
      </w:pPr>
      <w:r>
        <w:rPr>
          <w:noProof/>
        </w:rPr>
        <w:drawing>
          <wp:inline distT="0" distB="0" distL="0" distR="0" wp14:anchorId="432E2BA9" wp14:editId="0C7B799B">
            <wp:extent cx="5724524" cy="3314700"/>
            <wp:effectExtent l="0" t="0" r="0" b="0"/>
            <wp:docPr id="160689437" name="Picture 160689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724524" cy="3314700"/>
                    </a:xfrm>
                    <a:prstGeom prst="rect">
                      <a:avLst/>
                    </a:prstGeom>
                  </pic:spPr>
                </pic:pic>
              </a:graphicData>
            </a:graphic>
          </wp:inline>
        </w:drawing>
      </w:r>
    </w:p>
    <w:p w14:paraId="47D39798" w14:textId="4DE88ED9" w:rsidR="0008626D" w:rsidRPr="0008626D" w:rsidRDefault="0008626D" w:rsidP="0008626D">
      <w:pPr>
        <w:jc w:val="both"/>
      </w:pPr>
      <w:r w:rsidRPr="0008626D">
        <w:t>Despite limited evidence, isolated case reports have raised concerns about potential associations between GLP-1 receptor agonists and acute liver injury (ALI). As the use of these agents surge</w:t>
      </w:r>
      <w:r>
        <w:t xml:space="preserve">, </w:t>
      </w:r>
      <w:r w:rsidRPr="0008626D">
        <w:t>driven by robust clinical trial results and expanded regulatory approvals for obesity management</w:t>
      </w:r>
      <w:r>
        <w:t xml:space="preserve">, </w:t>
      </w:r>
      <w:r w:rsidRPr="0008626D">
        <w:t>it becomes increasingly important to clarify their safety profile.</w:t>
      </w:r>
      <w:r>
        <w:t xml:space="preserve"> </w:t>
      </w:r>
    </w:p>
    <w:p w14:paraId="1B6B87C0" w14:textId="5CB6324F" w:rsidR="0008626D" w:rsidRPr="0008626D" w:rsidRDefault="0008626D" w:rsidP="0008626D">
      <w:pPr>
        <w:jc w:val="both"/>
      </w:pPr>
      <w:r w:rsidRPr="0008626D">
        <w:t xml:space="preserve">Given the broader application of GLP-1 receptor agonists, especially among individuals with underlying metabolic disorders, there is a growing need to investigate hepatic </w:t>
      </w:r>
      <w:r w:rsidRPr="0008626D">
        <w:lastRenderedPageBreak/>
        <w:t xml:space="preserve">outcomes more thoroughly. This is particularly relevant </w:t>
      </w:r>
      <w:r w:rsidRPr="0008626D">
        <w:t>considering</w:t>
      </w:r>
      <w:r w:rsidRPr="0008626D">
        <w:t xml:space="preserve"> emerging studies suggesting that these agents may aggravate pre-existing liver conditions.</w:t>
      </w:r>
    </w:p>
    <w:p w14:paraId="074388F3" w14:textId="77777777" w:rsidR="0008626D" w:rsidRPr="0008626D" w:rsidRDefault="0008626D" w:rsidP="0008626D">
      <w:pPr>
        <w:jc w:val="both"/>
      </w:pPr>
      <w:r w:rsidRPr="0008626D">
        <w:t xml:space="preserve">While a major observational study has shown that GLP-1 receptor agonists outperform other second-line antidiabetic therapies in terms of </w:t>
      </w:r>
      <w:proofErr w:type="spellStart"/>
      <w:r w:rsidRPr="0008626D">
        <w:t>glycemic</w:t>
      </w:r>
      <w:proofErr w:type="spellEnd"/>
      <w:r w:rsidRPr="0008626D">
        <w:t xml:space="preserve"> control, it did not address the potential risk of ALI. This highlights a significant gap in our understanding and underscores the necessity of further research on liver-related adverse effects.</w:t>
      </w:r>
    </w:p>
    <w:p w14:paraId="081F179A" w14:textId="77777777" w:rsidR="00275EB6" w:rsidRPr="00275EB6" w:rsidRDefault="00275EB6" w:rsidP="001033A0">
      <w:pPr>
        <w:jc w:val="both"/>
      </w:pPr>
    </w:p>
    <w:p w14:paraId="67E3D6BC" w14:textId="77777777" w:rsidR="0030756D" w:rsidRDefault="0030756D" w:rsidP="001033A0">
      <w:pPr>
        <w:jc w:val="both"/>
        <w:rPr>
          <w:rFonts w:asciiTheme="majorHAnsi" w:eastAsiaTheme="majorEastAsia" w:hAnsiTheme="majorHAnsi" w:cstheme="majorBidi"/>
          <w:color w:val="0F4761" w:themeColor="accent1" w:themeShade="BF"/>
          <w:sz w:val="40"/>
          <w:szCs w:val="40"/>
        </w:rPr>
      </w:pPr>
      <w:r>
        <w:br w:type="page"/>
      </w:r>
    </w:p>
    <w:p w14:paraId="07D21631" w14:textId="5B36FF0F" w:rsidR="00275EB6" w:rsidRDefault="00275EB6" w:rsidP="001033A0">
      <w:pPr>
        <w:pStyle w:val="Heading1"/>
        <w:jc w:val="both"/>
      </w:pPr>
      <w:bookmarkStart w:id="12" w:name="_Toc179138782"/>
      <w:r>
        <w:rPr>
          <w:rFonts w:hint="eastAsia"/>
        </w:rPr>
        <w:lastRenderedPageBreak/>
        <w:t>Study Objectives</w:t>
      </w:r>
      <w:bookmarkEnd w:id="12"/>
    </w:p>
    <w:p w14:paraId="4BBEE336" w14:textId="19D4FF4D" w:rsidR="00AE2DA6" w:rsidRDefault="00E43D66" w:rsidP="00AE2DA6">
      <w:pPr>
        <w:jc w:val="both"/>
      </w:pPr>
      <w:r>
        <w:t xml:space="preserve">This study </w:t>
      </w:r>
      <w:r w:rsidR="00C879CA">
        <w:t xml:space="preserve">mainly </w:t>
      </w:r>
      <w:r>
        <w:t xml:space="preserve">aims to evaluate the risk of </w:t>
      </w:r>
      <w:r w:rsidR="00CE1CA9">
        <w:t>acute</w:t>
      </w:r>
      <w:r>
        <w:t xml:space="preserve"> liver injury</w:t>
      </w:r>
      <w:r w:rsidR="00D53274">
        <w:t xml:space="preserve"> (</w:t>
      </w:r>
      <w:r w:rsidR="00CE1CA9">
        <w:t>A</w:t>
      </w:r>
      <w:r w:rsidR="00D53274">
        <w:t>LI)</w:t>
      </w:r>
      <w:r w:rsidR="000732B7">
        <w:t xml:space="preserve"> </w:t>
      </w:r>
      <w:r w:rsidR="000732B7">
        <w:rPr>
          <w:rFonts w:hint="eastAsia"/>
        </w:rPr>
        <w:t>i</w:t>
      </w:r>
      <w:r>
        <w:t xml:space="preserve">n users of GLP-1 agonists </w:t>
      </w:r>
      <w:r w:rsidR="00D53274">
        <w:t xml:space="preserve">diagnosed with type 2 diabetes mellitus (T2DM) through </w:t>
      </w:r>
      <w:r w:rsidR="00F6498E">
        <w:t xml:space="preserve">a cohort study. </w:t>
      </w:r>
    </w:p>
    <w:p w14:paraId="280F0144" w14:textId="3446F6B6" w:rsidR="00C879CA" w:rsidRDefault="00C879CA" w:rsidP="00AE2DA6">
      <w:pPr>
        <w:jc w:val="both"/>
      </w:pPr>
      <w:r>
        <w:t>Primarily:</w:t>
      </w:r>
    </w:p>
    <w:p w14:paraId="57F6D0AF" w14:textId="2D0F5959" w:rsidR="001668B8" w:rsidRDefault="001668B8" w:rsidP="00C879CA">
      <w:pPr>
        <w:pStyle w:val="ListParagraph"/>
        <w:numPr>
          <w:ilvl w:val="0"/>
          <w:numId w:val="43"/>
        </w:numPr>
        <w:jc w:val="both"/>
      </w:pPr>
      <w:r>
        <w:t xml:space="preserve">Among patients with T2DM, what is the relative risk of </w:t>
      </w:r>
      <w:r w:rsidR="05C38502">
        <w:t xml:space="preserve">incident </w:t>
      </w:r>
      <w:r w:rsidR="00CE1CA9">
        <w:t>ALI</w:t>
      </w:r>
      <w:commentRangeStart w:id="13"/>
      <w:r w:rsidR="6DA053B2">
        <w:t xml:space="preserve"> </w:t>
      </w:r>
      <w:r w:rsidR="4348845C">
        <w:t xml:space="preserve">among initiators of </w:t>
      </w:r>
      <w:r w:rsidR="6DA053B2">
        <w:t xml:space="preserve">second-line </w:t>
      </w:r>
      <w:r>
        <w:t xml:space="preserve">GLP-1 agonists </w:t>
      </w:r>
      <w:commentRangeEnd w:id="13"/>
      <w:r>
        <w:rPr>
          <w:rStyle w:val="CommentReference"/>
        </w:rPr>
        <w:commentReference w:id="13"/>
      </w:r>
      <w:r>
        <w:t xml:space="preserve">compared to </w:t>
      </w:r>
      <w:r w:rsidR="354B6B58">
        <w:t>those</w:t>
      </w:r>
      <w:r w:rsidR="000732B7">
        <w:rPr>
          <w:rFonts w:hint="eastAsia"/>
        </w:rPr>
        <w:t xml:space="preserve"> who</w:t>
      </w:r>
      <w:r w:rsidR="354B6B58">
        <w:t xml:space="preserve"> initiated </w:t>
      </w:r>
      <w:r>
        <w:t xml:space="preserve">other </w:t>
      </w:r>
      <w:r w:rsidR="23FEB7BB">
        <w:t xml:space="preserve">classes of anti-diabetes </w:t>
      </w:r>
      <w:r>
        <w:t>medic</w:t>
      </w:r>
      <w:r w:rsidR="0CD2B2D7">
        <w:t>ines</w:t>
      </w:r>
      <w:r>
        <w:t xml:space="preserve">? </w:t>
      </w:r>
    </w:p>
    <w:p w14:paraId="66499675" w14:textId="1F841D38" w:rsidR="00C879CA" w:rsidRDefault="00C879CA" w:rsidP="00C879CA">
      <w:pPr>
        <w:jc w:val="both"/>
      </w:pPr>
      <w:r>
        <w:t>Secondarily:</w:t>
      </w:r>
    </w:p>
    <w:p w14:paraId="78170AD1" w14:textId="790F6C35" w:rsidR="00C879CA" w:rsidRDefault="00C879CA" w:rsidP="00C879CA">
      <w:pPr>
        <w:pStyle w:val="ListParagraph"/>
        <w:numPr>
          <w:ilvl w:val="0"/>
          <w:numId w:val="43"/>
        </w:numPr>
        <w:jc w:val="both"/>
      </w:pPr>
      <w:r>
        <w:t xml:space="preserve">Among patients with T2DM, what is the relative risk of incident cholelithiasis among initiators of second-line GLP-1 agonists </w:t>
      </w:r>
      <w:commentRangeStart w:id="14"/>
      <w:commentRangeEnd w:id="14"/>
      <w:r>
        <w:rPr>
          <w:rStyle w:val="CommentReference"/>
        </w:rPr>
        <w:commentReference w:id="14"/>
      </w:r>
      <w:r>
        <w:t>compared to those</w:t>
      </w:r>
      <w:r>
        <w:rPr>
          <w:rFonts w:hint="eastAsia"/>
        </w:rPr>
        <w:t xml:space="preserve"> who</w:t>
      </w:r>
      <w:r>
        <w:t xml:space="preserve"> initiated other classes of anti-diabetes medicines?</w:t>
      </w:r>
    </w:p>
    <w:p w14:paraId="087857D0" w14:textId="3A32CAEB" w:rsidR="00C879CA" w:rsidRDefault="00C879CA" w:rsidP="00C879CA">
      <w:pPr>
        <w:pStyle w:val="ListParagraph"/>
        <w:numPr>
          <w:ilvl w:val="0"/>
          <w:numId w:val="43"/>
        </w:numPr>
        <w:jc w:val="both"/>
      </w:pPr>
      <w:r>
        <w:t>Among patients with T2DM, what is the relative risk of incident cholecystitis</w:t>
      </w:r>
      <w:r w:rsidRPr="00C879CA">
        <w:t xml:space="preserve"> </w:t>
      </w:r>
      <w:r>
        <w:t xml:space="preserve">among initiators of second-line GLP-1 agonists </w:t>
      </w:r>
      <w:commentRangeStart w:id="15"/>
      <w:commentRangeEnd w:id="15"/>
      <w:r>
        <w:rPr>
          <w:rStyle w:val="CommentReference"/>
        </w:rPr>
        <w:commentReference w:id="15"/>
      </w:r>
      <w:r>
        <w:t>compared to those</w:t>
      </w:r>
      <w:r>
        <w:rPr>
          <w:rFonts w:hint="eastAsia"/>
        </w:rPr>
        <w:t xml:space="preserve"> who</w:t>
      </w:r>
      <w:r>
        <w:t xml:space="preserve"> initiated other classes of anti-diabetes medicines?</w:t>
      </w:r>
    </w:p>
    <w:p w14:paraId="061F0444" w14:textId="6C3BB1BD" w:rsidR="00C879CA" w:rsidRDefault="00C879CA" w:rsidP="00C879CA">
      <w:pPr>
        <w:pStyle w:val="ListParagraph"/>
        <w:numPr>
          <w:ilvl w:val="0"/>
          <w:numId w:val="43"/>
        </w:numPr>
        <w:jc w:val="both"/>
      </w:pPr>
      <w:r>
        <w:t xml:space="preserve">Among patients with T2DM, what is the relative risk of </w:t>
      </w:r>
      <w:r w:rsidR="00F62158">
        <w:t xml:space="preserve">post-GLP-1RA </w:t>
      </w:r>
      <w:r>
        <w:t xml:space="preserve">diagnosis of chronic liver conditions among initiators of second-line GLP-1 agonists </w:t>
      </w:r>
      <w:commentRangeStart w:id="16"/>
      <w:commentRangeEnd w:id="16"/>
      <w:r>
        <w:rPr>
          <w:rStyle w:val="CommentReference"/>
        </w:rPr>
        <w:commentReference w:id="16"/>
      </w:r>
      <w:r>
        <w:t>compared to those</w:t>
      </w:r>
      <w:r>
        <w:rPr>
          <w:rFonts w:hint="eastAsia"/>
        </w:rPr>
        <w:t xml:space="preserve"> who</w:t>
      </w:r>
      <w:r>
        <w:t xml:space="preserve"> initiated other classes of anti-diabetes medicines?</w:t>
      </w:r>
    </w:p>
    <w:p w14:paraId="55DE08EC" w14:textId="77777777" w:rsidR="00C879CA" w:rsidRDefault="00C879CA" w:rsidP="00F6498E">
      <w:pPr>
        <w:jc w:val="both"/>
      </w:pPr>
    </w:p>
    <w:p w14:paraId="42698DA9" w14:textId="77777777" w:rsidR="00275EB6" w:rsidRPr="00275EB6" w:rsidRDefault="00275EB6" w:rsidP="001033A0">
      <w:pPr>
        <w:jc w:val="both"/>
      </w:pPr>
    </w:p>
    <w:p w14:paraId="05F40862" w14:textId="77777777" w:rsidR="0030756D" w:rsidRDefault="0030756D" w:rsidP="001033A0">
      <w:pPr>
        <w:jc w:val="both"/>
        <w:rPr>
          <w:rFonts w:asciiTheme="majorHAnsi" w:eastAsiaTheme="majorEastAsia" w:hAnsiTheme="majorHAnsi" w:cstheme="majorBidi"/>
          <w:color w:val="0F4761" w:themeColor="accent1" w:themeShade="BF"/>
          <w:sz w:val="40"/>
          <w:szCs w:val="40"/>
        </w:rPr>
      </w:pPr>
      <w:r>
        <w:br w:type="page"/>
      </w:r>
    </w:p>
    <w:p w14:paraId="39FCB6C6" w14:textId="2EFC8D24" w:rsidR="001668B8" w:rsidRPr="001668B8" w:rsidRDefault="00275EB6" w:rsidP="001668B8">
      <w:pPr>
        <w:pStyle w:val="Heading1"/>
        <w:jc w:val="both"/>
      </w:pPr>
      <w:bookmarkStart w:id="17" w:name="_Toc179138783"/>
      <w:r>
        <w:rPr>
          <w:rFonts w:hint="eastAsia"/>
        </w:rPr>
        <w:lastRenderedPageBreak/>
        <w:t>Research Methods</w:t>
      </w:r>
      <w:bookmarkEnd w:id="17"/>
    </w:p>
    <w:p w14:paraId="4994AD6A" w14:textId="67CD9AD1" w:rsidR="001668B8" w:rsidRDefault="00275EB6" w:rsidP="001668B8">
      <w:pPr>
        <w:pStyle w:val="Heading2"/>
        <w:jc w:val="both"/>
      </w:pPr>
      <w:bookmarkStart w:id="18" w:name="_Toc179138784"/>
      <w:r>
        <w:rPr>
          <w:rFonts w:hint="eastAsia"/>
        </w:rPr>
        <w:t>Study Design</w:t>
      </w:r>
      <w:bookmarkEnd w:id="18"/>
    </w:p>
    <w:p w14:paraId="4F151C1E" w14:textId="0F977D3C" w:rsidR="001668B8" w:rsidRDefault="001668B8" w:rsidP="001668B8">
      <w:pPr>
        <w:jc w:val="both"/>
      </w:pPr>
      <w:r>
        <w:t xml:space="preserve">The cohort study will be retrospective cohort of patients with diagnosis of T2DM and who are </w:t>
      </w:r>
      <w:r w:rsidR="000732B7">
        <w:rPr>
          <w:rFonts w:hint="eastAsia"/>
        </w:rPr>
        <w:t xml:space="preserve">onwards of </w:t>
      </w:r>
      <w:commentRangeStart w:id="19"/>
      <w:commentRangeStart w:id="20"/>
      <w:commentRangeStart w:id="21"/>
      <w:r w:rsidR="63246E69">
        <w:t xml:space="preserve">second-line </w:t>
      </w:r>
      <w:r>
        <w:t>users</w:t>
      </w:r>
      <w:commentRangeEnd w:id="19"/>
      <w:r>
        <w:rPr>
          <w:rStyle w:val="CommentReference"/>
        </w:rPr>
        <w:commentReference w:id="19"/>
      </w:r>
      <w:r>
        <w:t xml:space="preserve"> of GLP-1 agonists</w:t>
      </w:r>
      <w:commentRangeEnd w:id="20"/>
      <w:r>
        <w:rPr>
          <w:rStyle w:val="CommentReference"/>
        </w:rPr>
        <w:commentReference w:id="20"/>
      </w:r>
      <w:commentRangeEnd w:id="21"/>
      <w:r>
        <w:rPr>
          <w:rStyle w:val="CommentReference"/>
        </w:rPr>
        <w:commentReference w:id="21"/>
      </w:r>
      <w:r>
        <w:t xml:space="preserve"> </w:t>
      </w:r>
      <w:r w:rsidR="07D257CE">
        <w:t xml:space="preserve">(with prior Metformin use of at least 90 days) </w:t>
      </w:r>
      <w:r w:rsidR="40F31AF8">
        <w:t>compared to</w:t>
      </w:r>
      <w:r>
        <w:t xml:space="preserve"> other </w:t>
      </w:r>
      <w:r w:rsidR="1681A84D">
        <w:t xml:space="preserve">classes of anti-diabetes </w:t>
      </w:r>
      <w:r>
        <w:t xml:space="preserve">medication. The outcome analysed will </w:t>
      </w:r>
      <w:r w:rsidR="6AB9E895">
        <w:t>be the</w:t>
      </w:r>
      <w:r>
        <w:t xml:space="preserve"> risk of developing </w:t>
      </w:r>
      <w:r w:rsidR="43C984D8">
        <w:t>ALI.</w:t>
      </w:r>
      <w:r>
        <w:t xml:space="preserve"> </w:t>
      </w:r>
    </w:p>
    <w:p w14:paraId="3B765D30" w14:textId="73787FAB" w:rsidR="001668B8" w:rsidRDefault="001668B8" w:rsidP="3A9A7885">
      <w:pPr>
        <w:numPr>
          <w:ilvl w:val="0"/>
          <w:numId w:val="15"/>
        </w:numPr>
        <w:jc w:val="both"/>
      </w:pPr>
      <w:r>
        <w:t xml:space="preserve">Comparators were chosen based on </w:t>
      </w:r>
      <w:r w:rsidR="2E4ED530">
        <w:t xml:space="preserve">the </w:t>
      </w:r>
      <w:r>
        <w:t xml:space="preserve">LEGEND-T2DM study (https://ohdsi-studies.github.io/LegendT2dm/Protocol). </w:t>
      </w:r>
    </w:p>
    <w:p w14:paraId="658EFBB6" w14:textId="7E5C9048" w:rsidR="3A9A7885" w:rsidRDefault="3A9A7885" w:rsidP="3A9A7885">
      <w:pPr>
        <w:jc w:val="both"/>
      </w:pPr>
    </w:p>
    <w:p w14:paraId="4F432D7F" w14:textId="3019EE64" w:rsidR="00275EB6" w:rsidRDefault="00275EB6" w:rsidP="001033A0">
      <w:pPr>
        <w:pStyle w:val="Heading2"/>
        <w:jc w:val="both"/>
      </w:pPr>
      <w:bookmarkStart w:id="22" w:name="_Toc179138785"/>
      <w:r>
        <w:rPr>
          <w:rFonts w:hint="eastAsia"/>
        </w:rPr>
        <w:t>Data Sources</w:t>
      </w:r>
      <w:bookmarkEnd w:id="22"/>
    </w:p>
    <w:p w14:paraId="64DB87EB" w14:textId="681A04C2" w:rsidR="0091405A" w:rsidRPr="00E4325E" w:rsidRDefault="006F0A02" w:rsidP="0091405A">
      <w:pPr>
        <w:jc w:val="both"/>
      </w:pPr>
      <w:r>
        <w:t xml:space="preserve">Both electronic health records (EHR) and claims databases will be analysed. From EHR, we will take lab values based on the definition of </w:t>
      </w:r>
      <w:r w:rsidR="00D01155">
        <w:t>ALI</w:t>
      </w:r>
      <w:r>
        <w:t xml:space="preserve">. From claims, we will take diagnostic codes. </w:t>
      </w:r>
    </w:p>
    <w:p w14:paraId="32812E16" w14:textId="5062B496" w:rsidR="3A9A7885" w:rsidRDefault="3A9A7885" w:rsidP="3A9A7885">
      <w:pPr>
        <w:jc w:val="both"/>
      </w:pPr>
    </w:p>
    <w:p w14:paraId="561C656A" w14:textId="5A43ADE7" w:rsidR="00275EB6" w:rsidRDefault="00275EB6" w:rsidP="001033A0">
      <w:pPr>
        <w:pStyle w:val="Heading2"/>
        <w:jc w:val="both"/>
      </w:pPr>
      <w:bookmarkStart w:id="23" w:name="_Toc179138786"/>
      <w:r>
        <w:rPr>
          <w:rFonts w:hint="eastAsia"/>
        </w:rPr>
        <w:t>Study Population</w:t>
      </w:r>
      <w:bookmarkEnd w:id="23"/>
    </w:p>
    <w:p w14:paraId="3BC9924F" w14:textId="0E7D018E" w:rsidR="006F0A02" w:rsidRPr="006F0A02" w:rsidRDefault="006F0A02" w:rsidP="006F0A02">
      <w:pPr>
        <w:rPr>
          <w:u w:val="single"/>
        </w:rPr>
      </w:pPr>
      <w:r w:rsidRPr="3A9A7885">
        <w:rPr>
          <w:u w:val="single"/>
        </w:rPr>
        <w:t>Inclusion criteria</w:t>
      </w:r>
    </w:p>
    <w:p w14:paraId="5BFAED62" w14:textId="762A1049" w:rsidR="748B6D26" w:rsidRDefault="748B6D26" w:rsidP="3A9A7885">
      <w:pPr>
        <w:pStyle w:val="ListParagraph"/>
        <w:numPr>
          <w:ilvl w:val="0"/>
          <w:numId w:val="18"/>
        </w:numPr>
        <w:rPr>
          <w:rFonts w:ascii="Aptos" w:eastAsia="Aptos" w:hAnsi="Aptos" w:cs="Aptos"/>
        </w:rPr>
      </w:pPr>
      <w:r w:rsidRPr="3A9A7885">
        <w:rPr>
          <w:rFonts w:ascii="Aptos" w:eastAsia="Aptos" w:hAnsi="Aptos" w:cs="Aptos"/>
        </w:rPr>
        <w:t xml:space="preserve">All adults (≥18 years) diagnosed with T2DM will be included. </w:t>
      </w:r>
    </w:p>
    <w:p w14:paraId="73CA23A3" w14:textId="365AD972" w:rsidR="748B6D26" w:rsidRDefault="748B6D26" w:rsidP="3A9A7885">
      <w:pPr>
        <w:pStyle w:val="ListParagraph"/>
        <w:numPr>
          <w:ilvl w:val="0"/>
          <w:numId w:val="18"/>
        </w:numPr>
        <w:spacing w:after="0" w:line="276" w:lineRule="auto"/>
        <w:rPr>
          <w:rFonts w:ascii="Aptos" w:eastAsia="Aptos" w:hAnsi="Aptos" w:cs="Aptos"/>
        </w:rPr>
      </w:pPr>
      <w:r w:rsidRPr="3A9A7885">
        <w:rPr>
          <w:rFonts w:ascii="Aptos" w:eastAsia="Aptos" w:hAnsi="Aptos" w:cs="Aptos"/>
        </w:rPr>
        <w:t xml:space="preserve">At least </w:t>
      </w:r>
      <w:r w:rsidR="00F62158">
        <w:rPr>
          <w:rFonts w:ascii="Aptos" w:eastAsia="Aptos" w:hAnsi="Aptos" w:cs="Aptos"/>
        </w:rPr>
        <w:t>9</w:t>
      </w:r>
      <w:commentRangeStart w:id="24"/>
      <w:r w:rsidRPr="3A9A7885">
        <w:rPr>
          <w:rFonts w:ascii="Aptos" w:eastAsia="Aptos" w:hAnsi="Aptos" w:cs="Aptos"/>
        </w:rPr>
        <w:t>0</w:t>
      </w:r>
      <w:commentRangeEnd w:id="24"/>
      <w:r>
        <w:rPr>
          <w:rStyle w:val="CommentReference"/>
        </w:rPr>
        <w:commentReference w:id="24"/>
      </w:r>
      <w:r w:rsidRPr="3A9A7885">
        <w:rPr>
          <w:rFonts w:ascii="Aptos" w:eastAsia="Aptos" w:hAnsi="Aptos" w:cs="Aptos"/>
        </w:rPr>
        <w:t xml:space="preserve"> days of Metformin use prior to index date. </w:t>
      </w:r>
    </w:p>
    <w:p w14:paraId="73D64B74" w14:textId="527E41F7" w:rsidR="748B6D26" w:rsidRDefault="748B6D26" w:rsidP="3A9A7885">
      <w:pPr>
        <w:pStyle w:val="ListParagraph"/>
        <w:numPr>
          <w:ilvl w:val="0"/>
          <w:numId w:val="18"/>
        </w:numPr>
        <w:spacing w:after="0" w:line="276" w:lineRule="auto"/>
        <w:rPr>
          <w:rFonts w:ascii="Aptos" w:eastAsia="Aptos" w:hAnsi="Aptos" w:cs="Aptos"/>
        </w:rPr>
      </w:pPr>
      <w:r w:rsidRPr="3A9A7885">
        <w:rPr>
          <w:rFonts w:ascii="Aptos" w:eastAsia="Aptos" w:hAnsi="Aptos" w:cs="Aptos"/>
        </w:rPr>
        <w:t>At least 365 days of observation period prior to index date.</w:t>
      </w:r>
      <w:r w:rsidR="00B53CB6">
        <w:rPr>
          <w:rFonts w:ascii="Aptos" w:eastAsia="Aptos" w:hAnsi="Aptos" w:cs="Aptos"/>
        </w:rPr>
        <w:br/>
      </w:r>
    </w:p>
    <w:p w14:paraId="23A0EE82" w14:textId="3B26CBC8" w:rsidR="006F0A02" w:rsidRDefault="006F0A02" w:rsidP="3A9A7885">
      <w:pPr>
        <w:rPr>
          <w:u w:val="single"/>
        </w:rPr>
      </w:pPr>
      <w:r w:rsidRPr="3A9A7885">
        <w:rPr>
          <w:u w:val="single"/>
        </w:rPr>
        <w:t>Exclusion criteria</w:t>
      </w:r>
    </w:p>
    <w:p w14:paraId="62878557" w14:textId="1EF39503" w:rsidR="3A9A7885" w:rsidRDefault="4B1A91C0" w:rsidP="00F62158">
      <w:pPr>
        <w:pStyle w:val="ListParagraph"/>
        <w:numPr>
          <w:ilvl w:val="0"/>
          <w:numId w:val="17"/>
        </w:numPr>
      </w:pPr>
      <w:r>
        <w:t xml:space="preserve">Prior history of T1DM </w:t>
      </w:r>
    </w:p>
    <w:p w14:paraId="3A6F1FC6" w14:textId="77777777" w:rsidR="006D0274" w:rsidRDefault="006D0274" w:rsidP="006D0274"/>
    <w:p w14:paraId="5EE1D82C" w14:textId="4D4A6500" w:rsidR="0091405A" w:rsidRDefault="00275EB6" w:rsidP="0091405A">
      <w:pPr>
        <w:pStyle w:val="Heading2"/>
        <w:jc w:val="both"/>
      </w:pPr>
      <w:bookmarkStart w:id="25" w:name="_Toc179138787"/>
      <w:r>
        <w:rPr>
          <w:rFonts w:hint="eastAsia"/>
        </w:rPr>
        <w:t>Exposure</w:t>
      </w:r>
      <w:r w:rsidR="0091405A">
        <w:rPr>
          <w:rFonts w:hint="eastAsia"/>
        </w:rPr>
        <w:t>s and Comparators</w:t>
      </w:r>
      <w:bookmarkEnd w:id="25"/>
    </w:p>
    <w:p w14:paraId="1C04E045" w14:textId="27229E05" w:rsidR="0091405A" w:rsidRPr="0091405A" w:rsidRDefault="0091405A" w:rsidP="0091405A">
      <w:r>
        <w:t>The following</w:t>
      </w:r>
      <w:commentRangeStart w:id="26"/>
      <w:r>
        <w:t xml:space="preserve"> </w:t>
      </w:r>
      <w:r w:rsidR="00D6028F">
        <w:t>second-line</w:t>
      </w:r>
      <w:commentRangeEnd w:id="26"/>
      <w:r>
        <w:rPr>
          <w:rStyle w:val="CommentReference"/>
        </w:rPr>
        <w:commentReference w:id="26"/>
      </w:r>
      <w:r w:rsidR="00D6028F">
        <w:t xml:space="preserve"> </w:t>
      </w:r>
      <w:r>
        <w:t>medications listed are exposures for the cohort study.</w:t>
      </w:r>
      <w:r w:rsidR="00C46CF0">
        <w:t xml:space="preserve"> As switching between agonists can be common, stratification should take this into account.</w:t>
      </w:r>
    </w:p>
    <w:tbl>
      <w:tblPr>
        <w:tblStyle w:val="TableGrid"/>
        <w:tblW w:w="8784" w:type="dxa"/>
        <w:tblLook w:val="04A0" w:firstRow="1" w:lastRow="0" w:firstColumn="1" w:lastColumn="0" w:noHBand="0" w:noVBand="1"/>
      </w:tblPr>
      <w:tblGrid>
        <w:gridCol w:w="2972"/>
        <w:gridCol w:w="2835"/>
        <w:gridCol w:w="2977"/>
      </w:tblGrid>
      <w:tr w:rsidR="009D227C" w:rsidRPr="009855FF" w14:paraId="264B1594" w14:textId="77777777" w:rsidTr="009855FF">
        <w:trPr>
          <w:trHeight w:val="300"/>
        </w:trPr>
        <w:tc>
          <w:tcPr>
            <w:tcW w:w="2972" w:type="dxa"/>
          </w:tcPr>
          <w:p w14:paraId="2C4D9D68" w14:textId="77777777" w:rsidR="009D227C" w:rsidRPr="009855FF" w:rsidRDefault="009D227C" w:rsidP="00D6028F">
            <w:pPr>
              <w:jc w:val="center"/>
              <w:rPr>
                <w:b/>
                <w:bCs/>
                <w:sz w:val="22"/>
                <w:szCs w:val="22"/>
              </w:rPr>
            </w:pPr>
            <w:r w:rsidRPr="009855FF">
              <w:rPr>
                <w:rFonts w:hint="eastAsia"/>
                <w:b/>
                <w:bCs/>
                <w:sz w:val="22"/>
                <w:szCs w:val="22"/>
              </w:rPr>
              <w:t>GLP-1 RA</w:t>
            </w:r>
          </w:p>
        </w:tc>
        <w:tc>
          <w:tcPr>
            <w:tcW w:w="5812" w:type="dxa"/>
            <w:gridSpan w:val="2"/>
          </w:tcPr>
          <w:p w14:paraId="6653575A" w14:textId="5BE2AAB2" w:rsidR="009D227C" w:rsidRPr="009855FF" w:rsidRDefault="009D227C" w:rsidP="00D6028F">
            <w:pPr>
              <w:jc w:val="center"/>
              <w:rPr>
                <w:b/>
                <w:bCs/>
                <w:sz w:val="22"/>
                <w:szCs w:val="22"/>
              </w:rPr>
            </w:pPr>
            <w:r w:rsidRPr="009855FF">
              <w:rPr>
                <w:rFonts w:hint="eastAsia"/>
                <w:b/>
                <w:bCs/>
                <w:sz w:val="22"/>
                <w:szCs w:val="22"/>
              </w:rPr>
              <w:t xml:space="preserve">Non-GLP-1 RA </w:t>
            </w:r>
          </w:p>
        </w:tc>
      </w:tr>
      <w:tr w:rsidR="009D227C" w:rsidRPr="009855FF" w14:paraId="0FD48A17" w14:textId="77777777" w:rsidTr="009855FF">
        <w:trPr>
          <w:trHeight w:val="300"/>
        </w:trPr>
        <w:tc>
          <w:tcPr>
            <w:tcW w:w="2972" w:type="dxa"/>
          </w:tcPr>
          <w:p w14:paraId="15250858" w14:textId="2B039522" w:rsidR="006D0274" w:rsidRPr="006D0274" w:rsidRDefault="006D0274" w:rsidP="006D0274">
            <w:pPr>
              <w:jc w:val="both"/>
              <w:rPr>
                <w:sz w:val="22"/>
                <w:szCs w:val="22"/>
              </w:rPr>
            </w:pPr>
            <w:r w:rsidRPr="006D0274">
              <w:rPr>
                <w:sz w:val="22"/>
                <w:szCs w:val="22"/>
              </w:rPr>
              <w:t>exenatide</w:t>
            </w:r>
            <w:r w:rsidRPr="006D0274">
              <w:rPr>
                <w:sz w:val="22"/>
                <w:szCs w:val="22"/>
              </w:rPr>
              <w:br/>
              <w:t>liraglutide</w:t>
            </w:r>
            <w:r w:rsidRPr="006D0274">
              <w:rPr>
                <w:sz w:val="22"/>
                <w:szCs w:val="22"/>
              </w:rPr>
              <w:br/>
              <w:t>Lixisenatide</w:t>
            </w:r>
            <w:r w:rsidRPr="006D0274">
              <w:rPr>
                <w:sz w:val="22"/>
                <w:szCs w:val="22"/>
              </w:rPr>
              <w:br/>
              <w:t>albiglutide</w:t>
            </w:r>
            <w:r w:rsidRPr="006D0274">
              <w:rPr>
                <w:sz w:val="22"/>
                <w:szCs w:val="22"/>
              </w:rPr>
              <w:br/>
              <w:t>semaglutide</w:t>
            </w:r>
          </w:p>
        </w:tc>
        <w:tc>
          <w:tcPr>
            <w:tcW w:w="2835" w:type="dxa"/>
          </w:tcPr>
          <w:p w14:paraId="673E3FB1" w14:textId="77777777" w:rsidR="00B53CB6" w:rsidRDefault="00B53CB6" w:rsidP="00D6028F">
            <w:pPr>
              <w:jc w:val="both"/>
              <w:rPr>
                <w:sz w:val="22"/>
                <w:szCs w:val="22"/>
              </w:rPr>
            </w:pPr>
          </w:p>
          <w:p w14:paraId="3477A2FC" w14:textId="11AEEC52" w:rsidR="009D227C" w:rsidRPr="009855FF" w:rsidRDefault="009D227C" w:rsidP="00D6028F">
            <w:pPr>
              <w:jc w:val="both"/>
              <w:rPr>
                <w:sz w:val="22"/>
                <w:szCs w:val="22"/>
              </w:rPr>
            </w:pPr>
            <w:r w:rsidRPr="009855FF">
              <w:rPr>
                <w:rFonts w:hint="eastAsia"/>
                <w:sz w:val="22"/>
                <w:szCs w:val="22"/>
              </w:rPr>
              <w:t>SGLT2 inhibitor</w:t>
            </w:r>
            <w:r w:rsidR="00B53CB6">
              <w:rPr>
                <w:sz w:val="22"/>
                <w:szCs w:val="22"/>
              </w:rPr>
              <w:t>s, as listed in the OHDSI Phenotype Library</w:t>
            </w:r>
          </w:p>
          <w:p w14:paraId="5EF0C9B1" w14:textId="017D52EF" w:rsidR="009D227C" w:rsidRPr="009855FF" w:rsidRDefault="009D227C" w:rsidP="00D6028F">
            <w:pPr>
              <w:jc w:val="both"/>
              <w:rPr>
                <w:sz w:val="22"/>
                <w:szCs w:val="22"/>
              </w:rPr>
            </w:pPr>
          </w:p>
        </w:tc>
        <w:tc>
          <w:tcPr>
            <w:tcW w:w="2977" w:type="dxa"/>
          </w:tcPr>
          <w:p w14:paraId="415D26F2" w14:textId="77777777" w:rsidR="009D227C" w:rsidRPr="009855FF" w:rsidRDefault="009D227C" w:rsidP="00D6028F">
            <w:pPr>
              <w:jc w:val="both"/>
              <w:rPr>
                <w:sz w:val="22"/>
                <w:szCs w:val="22"/>
              </w:rPr>
            </w:pPr>
          </w:p>
          <w:p w14:paraId="198B4B4D" w14:textId="788C8149" w:rsidR="009D227C" w:rsidRPr="009855FF" w:rsidRDefault="009D227C" w:rsidP="00D6028F">
            <w:pPr>
              <w:jc w:val="both"/>
              <w:rPr>
                <w:sz w:val="22"/>
                <w:szCs w:val="22"/>
              </w:rPr>
            </w:pPr>
            <w:r w:rsidRPr="009855FF">
              <w:rPr>
                <w:rFonts w:hint="eastAsia"/>
                <w:sz w:val="22"/>
                <w:szCs w:val="22"/>
              </w:rPr>
              <w:t>DPP4 inhibitor</w:t>
            </w:r>
            <w:r w:rsidR="00B53CB6">
              <w:rPr>
                <w:sz w:val="22"/>
                <w:szCs w:val="22"/>
              </w:rPr>
              <w:t>s, as listed in the OHDSI Phenotype Library</w:t>
            </w:r>
          </w:p>
        </w:tc>
      </w:tr>
    </w:tbl>
    <w:p w14:paraId="61D896B8" w14:textId="77777777" w:rsidR="0091405A" w:rsidRPr="009855FF" w:rsidRDefault="0091405A" w:rsidP="0091405A">
      <w:pPr>
        <w:jc w:val="both"/>
        <w:rPr>
          <w:sz w:val="22"/>
          <w:szCs w:val="22"/>
        </w:rPr>
      </w:pPr>
    </w:p>
    <w:p w14:paraId="050EEBEE" w14:textId="7ECF364B" w:rsidR="00D6028F" w:rsidRDefault="0091405A" w:rsidP="006D0274">
      <w:pPr>
        <w:jc w:val="both"/>
      </w:pPr>
      <w:r>
        <w:lastRenderedPageBreak/>
        <w:t>Patients must have one year of observation prior to index date</w:t>
      </w:r>
      <w:r w:rsidR="00E67F77">
        <w:t xml:space="preserve"> </w:t>
      </w:r>
      <w:r>
        <w:t xml:space="preserve">and </w:t>
      </w:r>
      <w:r w:rsidR="006D0274">
        <w:t>at least 90 days of Metformin use prior to the index date.</w:t>
      </w:r>
    </w:p>
    <w:p w14:paraId="719040EE" w14:textId="3B157783" w:rsidR="00E67F77" w:rsidRDefault="00E67F77" w:rsidP="0091405A">
      <w:pPr>
        <w:jc w:val="both"/>
      </w:pPr>
      <w:commentRangeStart w:id="27"/>
      <w:r>
        <w:t xml:space="preserve">Patients </w:t>
      </w:r>
      <w:commentRangeEnd w:id="27"/>
      <w:r>
        <w:rPr>
          <w:rStyle w:val="CommentReference"/>
        </w:rPr>
        <w:commentReference w:id="27"/>
      </w:r>
      <w:r>
        <w:t xml:space="preserve">on other anti-diabetic medications at time of entry into cohort are included as part of a sensitivity analysis. </w:t>
      </w:r>
      <w:r w:rsidR="00D6028F">
        <w:t>A search should be conducted on Metformin (first-line medication) and insulin prescriptions.</w:t>
      </w:r>
    </w:p>
    <w:p w14:paraId="21763F0B" w14:textId="77777777" w:rsidR="00B53CB6" w:rsidRDefault="00B53CB6" w:rsidP="3A9A7885">
      <w:pPr>
        <w:spacing w:line="276" w:lineRule="auto"/>
        <w:jc w:val="both"/>
        <w:rPr>
          <w:b/>
          <w:bCs/>
        </w:rPr>
      </w:pPr>
    </w:p>
    <w:p w14:paraId="1563E9A6" w14:textId="4148D092" w:rsidR="5F2070F4" w:rsidRDefault="5F2070F4" w:rsidP="3A9A7885">
      <w:pPr>
        <w:spacing w:line="276" w:lineRule="auto"/>
        <w:jc w:val="both"/>
      </w:pPr>
      <w:r w:rsidRPr="3A9A7885">
        <w:rPr>
          <w:rFonts w:ascii="Aptos" w:eastAsia="Aptos" w:hAnsi="Aptos" w:cs="Aptos"/>
          <w:b/>
          <w:bCs/>
        </w:rPr>
        <w:t>Cohort Definition Summary</w:t>
      </w:r>
    </w:p>
    <w:tbl>
      <w:tblPr>
        <w:tblStyle w:val="TableGrid"/>
        <w:tblW w:w="9016" w:type="dxa"/>
        <w:tblLayout w:type="fixed"/>
        <w:tblLook w:val="04A0" w:firstRow="1" w:lastRow="0" w:firstColumn="1" w:lastColumn="0" w:noHBand="0" w:noVBand="1"/>
      </w:tblPr>
      <w:tblGrid>
        <w:gridCol w:w="4508"/>
        <w:gridCol w:w="4508"/>
      </w:tblGrid>
      <w:tr w:rsidR="3A9A7885" w14:paraId="6C98D052" w14:textId="77777777" w:rsidTr="00B53CB6">
        <w:trPr>
          <w:trHeight w:val="300"/>
        </w:trPr>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3D2875CF" w14:textId="1BA6746D" w:rsidR="3A9A7885" w:rsidRDefault="3A9A7885" w:rsidP="3A9A7885">
            <w:pPr>
              <w:rPr>
                <w:rFonts w:ascii="Aptos" w:eastAsia="Aptos" w:hAnsi="Aptos" w:cs="Aptos"/>
                <w:b/>
                <w:bCs/>
                <w:sz w:val="20"/>
                <w:szCs w:val="20"/>
              </w:rPr>
            </w:pPr>
            <w:r w:rsidRPr="3A9A7885">
              <w:rPr>
                <w:rFonts w:ascii="Aptos" w:eastAsia="Aptos" w:hAnsi="Aptos" w:cs="Aptos"/>
                <w:b/>
                <w:bCs/>
                <w:sz w:val="20"/>
                <w:szCs w:val="20"/>
              </w:rPr>
              <w:t>Target Cohort</w:t>
            </w:r>
          </w:p>
        </w:tc>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1637DD6D" w14:textId="4919DDCE" w:rsidR="3A9A7885" w:rsidRDefault="3A9A7885" w:rsidP="3A9A7885">
            <w:pPr>
              <w:rPr>
                <w:rFonts w:ascii="Aptos" w:eastAsia="Aptos" w:hAnsi="Aptos" w:cs="Aptos"/>
                <w:b/>
                <w:bCs/>
                <w:sz w:val="20"/>
                <w:szCs w:val="20"/>
              </w:rPr>
            </w:pPr>
            <w:r w:rsidRPr="3A9A7885">
              <w:rPr>
                <w:rFonts w:ascii="Aptos" w:eastAsia="Aptos" w:hAnsi="Aptos" w:cs="Aptos"/>
                <w:b/>
                <w:bCs/>
                <w:sz w:val="20"/>
                <w:szCs w:val="20"/>
              </w:rPr>
              <w:t>Comparator Cohorts</w:t>
            </w:r>
          </w:p>
        </w:tc>
      </w:tr>
      <w:tr w:rsidR="3A9A7885" w14:paraId="659FD7AA" w14:textId="77777777" w:rsidTr="00B53CB6">
        <w:trPr>
          <w:trHeight w:val="1590"/>
        </w:trPr>
        <w:tc>
          <w:tcPr>
            <w:tcW w:w="4508" w:type="dxa"/>
            <w:vMerge w:val="restar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A8A4BB" w14:textId="49BE8744" w:rsidR="3A9A7885" w:rsidRDefault="3A9A7885" w:rsidP="3A9A7885">
            <w:r w:rsidRPr="3A9A7885">
              <w:rPr>
                <w:rFonts w:ascii="Aptos" w:eastAsia="Aptos" w:hAnsi="Aptos" w:cs="Aptos"/>
                <w:sz w:val="16"/>
                <w:szCs w:val="16"/>
              </w:rPr>
              <w:t xml:space="preserve">New </w:t>
            </w:r>
            <w:r w:rsidR="00B53CB6">
              <w:rPr>
                <w:rFonts w:ascii="Aptos" w:eastAsia="Aptos" w:hAnsi="Aptos" w:cs="Aptos"/>
                <w:sz w:val="16"/>
                <w:szCs w:val="16"/>
              </w:rPr>
              <w:t xml:space="preserve">second-line </w:t>
            </w:r>
            <w:r w:rsidRPr="3A9A7885">
              <w:rPr>
                <w:rFonts w:ascii="Aptos" w:eastAsia="Aptos" w:hAnsi="Aptos" w:cs="Aptos"/>
                <w:sz w:val="16"/>
                <w:szCs w:val="16"/>
              </w:rPr>
              <w:t xml:space="preserve">users of </w:t>
            </w:r>
            <w:r w:rsidRPr="3A9A7885">
              <w:rPr>
                <w:rFonts w:ascii="Aptos" w:eastAsia="Aptos" w:hAnsi="Aptos" w:cs="Aptos"/>
                <w:sz w:val="16"/>
                <w:szCs w:val="16"/>
                <w:u w:val="single"/>
              </w:rPr>
              <w:t>GLP-1 RA</w:t>
            </w:r>
          </w:p>
          <w:p w14:paraId="0336190D" w14:textId="11239186" w:rsidR="3A9A7885" w:rsidRDefault="3A9A7885" w:rsidP="3A9A7885">
            <w:pPr>
              <w:pStyle w:val="ListParagraph"/>
              <w:numPr>
                <w:ilvl w:val="0"/>
                <w:numId w:val="6"/>
              </w:numPr>
              <w:rPr>
                <w:rFonts w:ascii="Aptos" w:eastAsia="Aptos" w:hAnsi="Aptos" w:cs="Aptos"/>
                <w:sz w:val="16"/>
                <w:szCs w:val="16"/>
              </w:rPr>
            </w:pPr>
            <w:r w:rsidRPr="3A9A7885">
              <w:rPr>
                <w:rFonts w:ascii="Aptos" w:eastAsia="Aptos" w:hAnsi="Aptos" w:cs="Aptos"/>
                <w:sz w:val="16"/>
                <w:szCs w:val="16"/>
              </w:rPr>
              <w:t>Diagnosed with prior T2DM</w:t>
            </w:r>
          </w:p>
          <w:p w14:paraId="025A30D4" w14:textId="4F1D0BCD" w:rsidR="3A9A7885" w:rsidRDefault="3A9A7885" w:rsidP="3A9A7885">
            <w:pPr>
              <w:pStyle w:val="ListParagraph"/>
              <w:numPr>
                <w:ilvl w:val="0"/>
                <w:numId w:val="6"/>
              </w:numPr>
              <w:rPr>
                <w:rFonts w:ascii="Aptos" w:eastAsia="Aptos" w:hAnsi="Aptos" w:cs="Aptos"/>
                <w:sz w:val="16"/>
                <w:szCs w:val="16"/>
              </w:rPr>
            </w:pPr>
            <w:r w:rsidRPr="3A9A7885">
              <w:rPr>
                <w:rFonts w:ascii="Aptos" w:eastAsia="Aptos" w:hAnsi="Aptos" w:cs="Aptos"/>
                <w:sz w:val="16"/>
                <w:szCs w:val="16"/>
              </w:rPr>
              <w:t>No history of T1DM or secondary diabetes</w:t>
            </w:r>
          </w:p>
          <w:p w14:paraId="273DC5A5" w14:textId="7E1DB723" w:rsidR="3A9A7885" w:rsidRDefault="3A9A7885" w:rsidP="3A9A7885">
            <w:pPr>
              <w:pStyle w:val="ListParagraph"/>
              <w:numPr>
                <w:ilvl w:val="0"/>
                <w:numId w:val="6"/>
              </w:numPr>
              <w:rPr>
                <w:rFonts w:ascii="Aptos" w:eastAsia="Aptos" w:hAnsi="Aptos" w:cs="Aptos"/>
                <w:sz w:val="16"/>
                <w:szCs w:val="16"/>
              </w:rPr>
            </w:pPr>
            <w:r w:rsidRPr="3A9A7885">
              <w:rPr>
                <w:rFonts w:ascii="Aptos" w:eastAsia="Aptos" w:hAnsi="Aptos" w:cs="Aptos"/>
                <w:sz w:val="16"/>
                <w:szCs w:val="16"/>
              </w:rPr>
              <w:t>At least 90 days of Metformin use prior to index date</w:t>
            </w:r>
          </w:p>
          <w:p w14:paraId="1FB449CD" w14:textId="206E1DD7" w:rsidR="3A9A7885" w:rsidRDefault="3A9A7885" w:rsidP="3A9A7885">
            <w:pPr>
              <w:pStyle w:val="ListParagraph"/>
              <w:numPr>
                <w:ilvl w:val="0"/>
                <w:numId w:val="6"/>
              </w:numPr>
              <w:rPr>
                <w:rFonts w:ascii="Aptos" w:eastAsia="Aptos" w:hAnsi="Aptos" w:cs="Aptos"/>
                <w:sz w:val="16"/>
                <w:szCs w:val="16"/>
              </w:rPr>
            </w:pPr>
            <w:r w:rsidRPr="3A9A7885">
              <w:rPr>
                <w:rFonts w:ascii="Aptos" w:eastAsia="Aptos" w:hAnsi="Aptos" w:cs="Aptos"/>
                <w:sz w:val="16"/>
                <w:szCs w:val="16"/>
              </w:rPr>
              <w:t>No prior GLP-1 RA use</w:t>
            </w:r>
          </w:p>
          <w:p w14:paraId="3076E0B5" w14:textId="736E2AC4" w:rsidR="3A9A7885" w:rsidRDefault="3A9A7885" w:rsidP="3A9A7885">
            <w:pPr>
              <w:pStyle w:val="ListParagraph"/>
              <w:numPr>
                <w:ilvl w:val="0"/>
                <w:numId w:val="6"/>
              </w:numPr>
              <w:rPr>
                <w:rFonts w:ascii="Aptos" w:eastAsia="Aptos" w:hAnsi="Aptos" w:cs="Aptos"/>
                <w:sz w:val="16"/>
                <w:szCs w:val="16"/>
              </w:rPr>
            </w:pPr>
            <w:r w:rsidRPr="3A9A7885">
              <w:rPr>
                <w:rFonts w:ascii="Aptos" w:eastAsia="Aptos" w:hAnsi="Aptos" w:cs="Aptos"/>
                <w:sz w:val="16"/>
                <w:szCs w:val="16"/>
              </w:rPr>
              <w:t>At least 365 days of observation prior to index date</w:t>
            </w:r>
          </w:p>
        </w:tc>
        <w:tc>
          <w:tcPr>
            <w:tcW w:w="450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68A205" w14:textId="42BA3669" w:rsidR="3A9A7885" w:rsidRDefault="3A9A7885" w:rsidP="3A9A7885">
            <w:pPr>
              <w:rPr>
                <w:rFonts w:ascii="Aptos" w:eastAsia="Aptos" w:hAnsi="Aptos" w:cs="Aptos"/>
                <w:sz w:val="16"/>
                <w:szCs w:val="16"/>
              </w:rPr>
            </w:pPr>
            <w:r w:rsidRPr="3A9A7885">
              <w:rPr>
                <w:rFonts w:ascii="Aptos" w:eastAsia="Aptos" w:hAnsi="Aptos" w:cs="Aptos"/>
                <w:sz w:val="16"/>
                <w:szCs w:val="16"/>
              </w:rPr>
              <w:t>New</w:t>
            </w:r>
            <w:r w:rsidR="00B53CB6">
              <w:rPr>
                <w:rFonts w:ascii="Aptos" w:eastAsia="Aptos" w:hAnsi="Aptos" w:cs="Aptos"/>
                <w:sz w:val="16"/>
                <w:szCs w:val="16"/>
              </w:rPr>
              <w:t xml:space="preserve"> second-line</w:t>
            </w:r>
            <w:r w:rsidRPr="3A9A7885">
              <w:rPr>
                <w:rFonts w:ascii="Aptos" w:eastAsia="Aptos" w:hAnsi="Aptos" w:cs="Aptos"/>
                <w:sz w:val="16"/>
                <w:szCs w:val="16"/>
              </w:rPr>
              <w:t xml:space="preserve"> users of </w:t>
            </w:r>
            <w:r w:rsidRPr="3A9A7885">
              <w:rPr>
                <w:rFonts w:ascii="Aptos" w:eastAsia="Aptos" w:hAnsi="Aptos" w:cs="Aptos"/>
                <w:sz w:val="16"/>
                <w:szCs w:val="16"/>
                <w:u w:val="single"/>
              </w:rPr>
              <w:t>DPP4</w:t>
            </w:r>
            <w:r w:rsidRPr="3A9A7885">
              <w:rPr>
                <w:rFonts w:ascii="Aptos" w:eastAsia="Aptos" w:hAnsi="Aptos" w:cs="Aptos"/>
                <w:sz w:val="16"/>
                <w:szCs w:val="16"/>
              </w:rPr>
              <w:t xml:space="preserve"> inhibitors</w:t>
            </w:r>
          </w:p>
          <w:p w14:paraId="71BB0AC8" w14:textId="3A4AB520" w:rsidR="3A9A7885" w:rsidRDefault="3A9A7885" w:rsidP="3A9A7885">
            <w:pPr>
              <w:pStyle w:val="ListParagraph"/>
              <w:numPr>
                <w:ilvl w:val="0"/>
                <w:numId w:val="6"/>
              </w:numPr>
              <w:rPr>
                <w:rFonts w:ascii="Aptos" w:eastAsia="Aptos" w:hAnsi="Aptos" w:cs="Aptos"/>
                <w:sz w:val="16"/>
                <w:szCs w:val="16"/>
              </w:rPr>
            </w:pPr>
            <w:r w:rsidRPr="3A9A7885">
              <w:rPr>
                <w:rFonts w:ascii="Aptos" w:eastAsia="Aptos" w:hAnsi="Aptos" w:cs="Aptos"/>
                <w:sz w:val="16"/>
                <w:szCs w:val="16"/>
              </w:rPr>
              <w:t>Diagnosed with prior T2DM</w:t>
            </w:r>
          </w:p>
          <w:p w14:paraId="04D9E905" w14:textId="411A0EAF" w:rsidR="3A9A7885" w:rsidRDefault="3A9A7885" w:rsidP="3A9A7885">
            <w:pPr>
              <w:pStyle w:val="ListParagraph"/>
              <w:numPr>
                <w:ilvl w:val="0"/>
                <w:numId w:val="6"/>
              </w:numPr>
              <w:rPr>
                <w:rFonts w:ascii="Aptos" w:eastAsia="Aptos" w:hAnsi="Aptos" w:cs="Aptos"/>
                <w:sz w:val="16"/>
                <w:szCs w:val="16"/>
              </w:rPr>
            </w:pPr>
            <w:r w:rsidRPr="3A9A7885">
              <w:rPr>
                <w:rFonts w:ascii="Aptos" w:eastAsia="Aptos" w:hAnsi="Aptos" w:cs="Aptos"/>
                <w:sz w:val="16"/>
                <w:szCs w:val="16"/>
              </w:rPr>
              <w:t>No history of T1DM or secondary diabetes</w:t>
            </w:r>
          </w:p>
          <w:p w14:paraId="5301DD8E" w14:textId="3120DF76" w:rsidR="3A9A7885" w:rsidRDefault="3A9A7885" w:rsidP="3A9A7885">
            <w:pPr>
              <w:pStyle w:val="ListParagraph"/>
              <w:numPr>
                <w:ilvl w:val="0"/>
                <w:numId w:val="6"/>
              </w:numPr>
              <w:rPr>
                <w:rFonts w:ascii="Aptos" w:eastAsia="Aptos" w:hAnsi="Aptos" w:cs="Aptos"/>
                <w:sz w:val="16"/>
                <w:szCs w:val="16"/>
              </w:rPr>
            </w:pPr>
            <w:r w:rsidRPr="3A9A7885">
              <w:rPr>
                <w:rFonts w:ascii="Aptos" w:eastAsia="Aptos" w:hAnsi="Aptos" w:cs="Aptos"/>
                <w:sz w:val="16"/>
                <w:szCs w:val="16"/>
              </w:rPr>
              <w:t>At least 90 days of Metformin use prior to index date</w:t>
            </w:r>
          </w:p>
          <w:p w14:paraId="6170292E" w14:textId="0BEA02F8" w:rsidR="3A9A7885" w:rsidRDefault="3A9A7885" w:rsidP="3A9A7885">
            <w:pPr>
              <w:pStyle w:val="ListParagraph"/>
              <w:numPr>
                <w:ilvl w:val="0"/>
                <w:numId w:val="6"/>
              </w:numPr>
              <w:rPr>
                <w:rFonts w:ascii="Aptos" w:eastAsia="Aptos" w:hAnsi="Aptos" w:cs="Aptos"/>
                <w:sz w:val="16"/>
                <w:szCs w:val="16"/>
              </w:rPr>
            </w:pPr>
            <w:r w:rsidRPr="3A9A7885">
              <w:rPr>
                <w:rFonts w:ascii="Aptos" w:eastAsia="Aptos" w:hAnsi="Aptos" w:cs="Aptos"/>
                <w:sz w:val="16"/>
                <w:szCs w:val="16"/>
              </w:rPr>
              <w:t>No prior DPP4 use</w:t>
            </w:r>
          </w:p>
          <w:p w14:paraId="7F34E44D" w14:textId="63994D61" w:rsidR="3A9A7885" w:rsidRDefault="3A9A7885" w:rsidP="3A9A7885">
            <w:pPr>
              <w:pStyle w:val="ListParagraph"/>
              <w:numPr>
                <w:ilvl w:val="0"/>
                <w:numId w:val="6"/>
              </w:numPr>
              <w:rPr>
                <w:rFonts w:ascii="Aptos" w:eastAsia="Aptos" w:hAnsi="Aptos" w:cs="Aptos"/>
                <w:sz w:val="16"/>
                <w:szCs w:val="16"/>
              </w:rPr>
            </w:pPr>
            <w:r w:rsidRPr="3A9A7885">
              <w:rPr>
                <w:rFonts w:ascii="Aptos" w:eastAsia="Aptos" w:hAnsi="Aptos" w:cs="Aptos"/>
                <w:sz w:val="16"/>
                <w:szCs w:val="16"/>
              </w:rPr>
              <w:t>At least 365 days of observation prior to index date</w:t>
            </w:r>
          </w:p>
        </w:tc>
      </w:tr>
      <w:tr w:rsidR="3A9A7885" w14:paraId="0E5A300F" w14:textId="77777777" w:rsidTr="00B53CB6">
        <w:trPr>
          <w:trHeight w:val="1590"/>
        </w:trPr>
        <w:tc>
          <w:tcPr>
            <w:tcW w:w="4508" w:type="dxa"/>
            <w:vMerge/>
            <w:tcBorders>
              <w:left w:val="single" w:sz="0" w:space="0" w:color="auto"/>
              <w:right w:val="single" w:sz="0" w:space="0" w:color="auto"/>
            </w:tcBorders>
            <w:vAlign w:val="center"/>
          </w:tcPr>
          <w:p w14:paraId="095195DC" w14:textId="77777777" w:rsidR="003E006B" w:rsidRDefault="003E006B"/>
        </w:tc>
        <w:tc>
          <w:tcPr>
            <w:tcW w:w="4508" w:type="dxa"/>
            <w:tcBorders>
              <w:top w:val="single" w:sz="8" w:space="0" w:color="auto"/>
              <w:left w:val="nil"/>
              <w:bottom w:val="single" w:sz="8" w:space="0" w:color="auto"/>
              <w:right w:val="single" w:sz="8" w:space="0" w:color="auto"/>
            </w:tcBorders>
            <w:tcMar>
              <w:left w:w="108" w:type="dxa"/>
              <w:right w:w="108" w:type="dxa"/>
            </w:tcMar>
            <w:vAlign w:val="center"/>
          </w:tcPr>
          <w:p w14:paraId="37734F5D" w14:textId="73FB584C" w:rsidR="3A9A7885" w:rsidRDefault="3A9A7885" w:rsidP="3A9A7885">
            <w:r w:rsidRPr="3A9A7885">
              <w:rPr>
                <w:rFonts w:ascii="Aptos" w:eastAsia="Aptos" w:hAnsi="Aptos" w:cs="Aptos"/>
                <w:sz w:val="16"/>
                <w:szCs w:val="16"/>
              </w:rPr>
              <w:t xml:space="preserve">New </w:t>
            </w:r>
            <w:r w:rsidR="00B53CB6">
              <w:rPr>
                <w:rFonts w:ascii="Aptos" w:eastAsia="Aptos" w:hAnsi="Aptos" w:cs="Aptos"/>
                <w:sz w:val="16"/>
                <w:szCs w:val="16"/>
              </w:rPr>
              <w:t xml:space="preserve">second-line </w:t>
            </w:r>
            <w:r w:rsidRPr="3A9A7885">
              <w:rPr>
                <w:rFonts w:ascii="Aptos" w:eastAsia="Aptos" w:hAnsi="Aptos" w:cs="Aptos"/>
                <w:sz w:val="16"/>
                <w:szCs w:val="16"/>
              </w:rPr>
              <w:t xml:space="preserve">users of </w:t>
            </w:r>
            <w:r w:rsidRPr="3A9A7885">
              <w:rPr>
                <w:rFonts w:ascii="Aptos" w:eastAsia="Aptos" w:hAnsi="Aptos" w:cs="Aptos"/>
                <w:sz w:val="16"/>
                <w:szCs w:val="16"/>
                <w:u w:val="single"/>
              </w:rPr>
              <w:t>SGLT2</w:t>
            </w:r>
            <w:r w:rsidRPr="3A9A7885">
              <w:rPr>
                <w:rFonts w:ascii="Aptos" w:eastAsia="Aptos" w:hAnsi="Aptos" w:cs="Aptos"/>
                <w:sz w:val="16"/>
                <w:szCs w:val="16"/>
              </w:rPr>
              <w:t xml:space="preserve"> </w:t>
            </w:r>
          </w:p>
          <w:p w14:paraId="7934E0D7" w14:textId="41053263" w:rsidR="3A9A7885" w:rsidRDefault="3A9A7885" w:rsidP="3A9A7885">
            <w:pPr>
              <w:pStyle w:val="ListParagraph"/>
              <w:numPr>
                <w:ilvl w:val="0"/>
                <w:numId w:val="6"/>
              </w:numPr>
              <w:rPr>
                <w:rFonts w:ascii="Aptos" w:eastAsia="Aptos" w:hAnsi="Aptos" w:cs="Aptos"/>
                <w:sz w:val="16"/>
                <w:szCs w:val="16"/>
              </w:rPr>
            </w:pPr>
            <w:r w:rsidRPr="3A9A7885">
              <w:rPr>
                <w:rFonts w:ascii="Aptos" w:eastAsia="Aptos" w:hAnsi="Aptos" w:cs="Aptos"/>
                <w:sz w:val="16"/>
                <w:szCs w:val="16"/>
              </w:rPr>
              <w:t>Diagnosed with prior T2DM</w:t>
            </w:r>
          </w:p>
          <w:p w14:paraId="468B20E1" w14:textId="26B19C23" w:rsidR="3A9A7885" w:rsidRDefault="3A9A7885" w:rsidP="3A9A7885">
            <w:pPr>
              <w:pStyle w:val="ListParagraph"/>
              <w:numPr>
                <w:ilvl w:val="0"/>
                <w:numId w:val="6"/>
              </w:numPr>
              <w:rPr>
                <w:rFonts w:ascii="Aptos" w:eastAsia="Aptos" w:hAnsi="Aptos" w:cs="Aptos"/>
                <w:sz w:val="16"/>
                <w:szCs w:val="16"/>
              </w:rPr>
            </w:pPr>
            <w:r w:rsidRPr="3A9A7885">
              <w:rPr>
                <w:rFonts w:ascii="Aptos" w:eastAsia="Aptos" w:hAnsi="Aptos" w:cs="Aptos"/>
                <w:sz w:val="16"/>
                <w:szCs w:val="16"/>
              </w:rPr>
              <w:t>No history of T1DM or secondary diabetes</w:t>
            </w:r>
          </w:p>
          <w:p w14:paraId="0C80FF04" w14:textId="27D154B5" w:rsidR="3A9A7885" w:rsidRDefault="3A9A7885" w:rsidP="3A9A7885">
            <w:pPr>
              <w:pStyle w:val="ListParagraph"/>
              <w:numPr>
                <w:ilvl w:val="0"/>
                <w:numId w:val="6"/>
              </w:numPr>
              <w:rPr>
                <w:rFonts w:ascii="Aptos" w:eastAsia="Aptos" w:hAnsi="Aptos" w:cs="Aptos"/>
                <w:sz w:val="16"/>
                <w:szCs w:val="16"/>
              </w:rPr>
            </w:pPr>
            <w:r w:rsidRPr="3A9A7885">
              <w:rPr>
                <w:rFonts w:ascii="Aptos" w:eastAsia="Aptos" w:hAnsi="Aptos" w:cs="Aptos"/>
                <w:sz w:val="16"/>
                <w:szCs w:val="16"/>
              </w:rPr>
              <w:t>At least 90 days of Metformin use prior to index date</w:t>
            </w:r>
          </w:p>
          <w:p w14:paraId="14D70BDC" w14:textId="5504B5C4" w:rsidR="3A9A7885" w:rsidRDefault="3A9A7885" w:rsidP="3A9A7885">
            <w:pPr>
              <w:pStyle w:val="ListParagraph"/>
              <w:numPr>
                <w:ilvl w:val="0"/>
                <w:numId w:val="6"/>
              </w:numPr>
              <w:rPr>
                <w:rFonts w:ascii="Aptos" w:eastAsia="Aptos" w:hAnsi="Aptos" w:cs="Aptos"/>
                <w:sz w:val="16"/>
                <w:szCs w:val="16"/>
              </w:rPr>
            </w:pPr>
            <w:r w:rsidRPr="3A9A7885">
              <w:rPr>
                <w:rFonts w:ascii="Aptos" w:eastAsia="Aptos" w:hAnsi="Aptos" w:cs="Aptos"/>
                <w:sz w:val="16"/>
                <w:szCs w:val="16"/>
              </w:rPr>
              <w:t>No prior SGLT2 use</w:t>
            </w:r>
          </w:p>
          <w:p w14:paraId="4E793D7B" w14:textId="0EFC5022" w:rsidR="3A9A7885" w:rsidRDefault="3A9A7885" w:rsidP="3A9A7885">
            <w:pPr>
              <w:pStyle w:val="ListParagraph"/>
              <w:numPr>
                <w:ilvl w:val="0"/>
                <w:numId w:val="6"/>
              </w:numPr>
              <w:rPr>
                <w:rFonts w:ascii="Aptos" w:eastAsia="Aptos" w:hAnsi="Aptos" w:cs="Aptos"/>
                <w:sz w:val="16"/>
                <w:szCs w:val="16"/>
              </w:rPr>
            </w:pPr>
            <w:r w:rsidRPr="3A9A7885">
              <w:rPr>
                <w:rFonts w:ascii="Aptos" w:eastAsia="Aptos" w:hAnsi="Aptos" w:cs="Aptos"/>
                <w:sz w:val="16"/>
                <w:szCs w:val="16"/>
              </w:rPr>
              <w:t>At least 365 days of observation prior to index date</w:t>
            </w:r>
          </w:p>
        </w:tc>
      </w:tr>
    </w:tbl>
    <w:p w14:paraId="7C4B91C2" w14:textId="4628149C" w:rsidR="3A9A7885" w:rsidRDefault="3A9A7885" w:rsidP="3A9A7885">
      <w:pPr>
        <w:jc w:val="both"/>
      </w:pPr>
    </w:p>
    <w:p w14:paraId="7A37204E" w14:textId="77777777" w:rsidR="00E4325E" w:rsidRPr="00E4325E" w:rsidRDefault="00E4325E" w:rsidP="00E4325E"/>
    <w:p w14:paraId="6519DA4E" w14:textId="062D7B72" w:rsidR="00275EB6" w:rsidRDefault="00275EB6" w:rsidP="001033A0">
      <w:pPr>
        <w:pStyle w:val="Heading2"/>
        <w:jc w:val="both"/>
      </w:pPr>
      <w:bookmarkStart w:id="28" w:name="_Toc179138788"/>
      <w:r>
        <w:rPr>
          <w:rFonts w:hint="eastAsia"/>
        </w:rPr>
        <w:t>Outcomes</w:t>
      </w:r>
      <w:bookmarkEnd w:id="28"/>
    </w:p>
    <w:p w14:paraId="022E214A" w14:textId="28974F3B" w:rsidR="00B533E6" w:rsidRDefault="00B533E6" w:rsidP="00B533E6">
      <w:r>
        <w:rPr>
          <w:rFonts w:hint="eastAsia"/>
        </w:rPr>
        <w:t xml:space="preserve">The outcome is </w:t>
      </w:r>
      <w:r w:rsidR="007A1F29">
        <w:rPr>
          <w:rFonts w:hint="eastAsia"/>
        </w:rPr>
        <w:t>acute</w:t>
      </w:r>
      <w:r>
        <w:rPr>
          <w:rFonts w:hint="eastAsia"/>
        </w:rPr>
        <w:t xml:space="preserve"> liver injury, defined as follows: </w:t>
      </w:r>
    </w:p>
    <w:tbl>
      <w:tblPr>
        <w:tblStyle w:val="TableGrid"/>
        <w:tblW w:w="0" w:type="auto"/>
        <w:tblLook w:val="04A0" w:firstRow="1" w:lastRow="0" w:firstColumn="1" w:lastColumn="0" w:noHBand="0" w:noVBand="1"/>
      </w:tblPr>
      <w:tblGrid>
        <w:gridCol w:w="1838"/>
        <w:gridCol w:w="7178"/>
      </w:tblGrid>
      <w:tr w:rsidR="00B533E6" w14:paraId="779CC6B1" w14:textId="77777777" w:rsidTr="3A9A7885">
        <w:tc>
          <w:tcPr>
            <w:tcW w:w="1838" w:type="dxa"/>
          </w:tcPr>
          <w:p w14:paraId="5D46EB10" w14:textId="77777777" w:rsidR="00B533E6" w:rsidRPr="00B533E6" w:rsidRDefault="00B533E6" w:rsidP="00B533E6">
            <w:pPr>
              <w:rPr>
                <w:b/>
                <w:bCs/>
                <w:sz w:val="20"/>
                <w:szCs w:val="20"/>
              </w:rPr>
            </w:pPr>
          </w:p>
          <w:p w14:paraId="370BD070" w14:textId="10C0E6A1" w:rsidR="00B533E6" w:rsidRPr="00B533E6" w:rsidRDefault="00015941" w:rsidP="00B533E6">
            <w:pPr>
              <w:rPr>
                <w:b/>
                <w:bCs/>
                <w:sz w:val="20"/>
                <w:szCs w:val="20"/>
              </w:rPr>
            </w:pPr>
            <w:r>
              <w:rPr>
                <w:rFonts w:hint="eastAsia"/>
                <w:b/>
                <w:bCs/>
                <w:sz w:val="20"/>
                <w:szCs w:val="20"/>
              </w:rPr>
              <w:t>Primary outcome</w:t>
            </w:r>
          </w:p>
        </w:tc>
        <w:tc>
          <w:tcPr>
            <w:tcW w:w="7178" w:type="dxa"/>
          </w:tcPr>
          <w:p w14:paraId="239B5749" w14:textId="77777777" w:rsidR="00B533E6" w:rsidRDefault="00B533E6" w:rsidP="00B533E6">
            <w:pPr>
              <w:rPr>
                <w:sz w:val="20"/>
                <w:szCs w:val="20"/>
              </w:rPr>
            </w:pPr>
          </w:p>
          <w:p w14:paraId="5FCED8D3" w14:textId="2D7368CB" w:rsidR="27754603" w:rsidRDefault="27754603" w:rsidP="3A9A7885">
            <w:pPr>
              <w:spacing w:after="160" w:line="276" w:lineRule="auto"/>
            </w:pPr>
            <w:r w:rsidRPr="3A9A7885">
              <w:rPr>
                <w:rFonts w:ascii="Aptos" w:eastAsia="Aptos" w:hAnsi="Aptos" w:cs="Aptos"/>
                <w:sz w:val="20"/>
                <w:szCs w:val="20"/>
              </w:rPr>
              <w:t>Acute hepatic injury or jaundice defined by diagnostic codes.</w:t>
            </w:r>
          </w:p>
          <w:p w14:paraId="284949ED" w14:textId="655B79D8" w:rsidR="3A9A7885" w:rsidRDefault="3A9A7885" w:rsidP="3A9A7885">
            <w:pPr>
              <w:rPr>
                <w:sz w:val="20"/>
                <w:szCs w:val="20"/>
              </w:rPr>
            </w:pPr>
          </w:p>
          <w:p w14:paraId="67A3E687" w14:textId="7938D8A5" w:rsidR="00B533E6" w:rsidRDefault="00B533E6" w:rsidP="00B533E6">
            <w:pPr>
              <w:rPr>
                <w:sz w:val="20"/>
                <w:szCs w:val="20"/>
              </w:rPr>
            </w:pPr>
            <w:r>
              <w:rPr>
                <w:rFonts w:hint="eastAsia"/>
                <w:sz w:val="20"/>
                <w:szCs w:val="20"/>
              </w:rPr>
              <w:t>Based on the OHDSI Phenotype Library, the following are classified as broad definitions</w:t>
            </w:r>
          </w:p>
          <w:p w14:paraId="280788CC" w14:textId="5480DCEB" w:rsidR="00B533E6" w:rsidRPr="00B533E6" w:rsidRDefault="00B533E6" w:rsidP="00B533E6">
            <w:pPr>
              <w:pStyle w:val="ListParagraph"/>
              <w:numPr>
                <w:ilvl w:val="0"/>
                <w:numId w:val="19"/>
              </w:numPr>
              <w:rPr>
                <w:sz w:val="20"/>
                <w:szCs w:val="20"/>
              </w:rPr>
            </w:pPr>
            <w:r w:rsidRPr="3A9A7885">
              <w:rPr>
                <w:sz w:val="20"/>
                <w:szCs w:val="20"/>
              </w:rPr>
              <w:t>Acute Hepatic Injury</w:t>
            </w:r>
          </w:p>
          <w:p w14:paraId="7C2296DA" w14:textId="77777777" w:rsidR="00B533E6" w:rsidRPr="00B533E6" w:rsidRDefault="00B533E6" w:rsidP="00B533E6">
            <w:pPr>
              <w:pStyle w:val="ListParagraph"/>
              <w:numPr>
                <w:ilvl w:val="0"/>
                <w:numId w:val="19"/>
              </w:numPr>
              <w:rPr>
                <w:sz w:val="20"/>
                <w:szCs w:val="20"/>
              </w:rPr>
            </w:pPr>
            <w:r w:rsidRPr="00B533E6">
              <w:rPr>
                <w:sz w:val="20"/>
                <w:szCs w:val="20"/>
              </w:rPr>
              <w:t>Acute Hepatic Failure in persons with no pre-existing liver disease</w:t>
            </w:r>
          </w:p>
          <w:p w14:paraId="5D13972D" w14:textId="77777777" w:rsidR="00B533E6" w:rsidRDefault="00B533E6" w:rsidP="00B533E6">
            <w:pPr>
              <w:pStyle w:val="ListParagraph"/>
              <w:numPr>
                <w:ilvl w:val="0"/>
                <w:numId w:val="19"/>
              </w:numPr>
              <w:rPr>
                <w:sz w:val="20"/>
                <w:szCs w:val="20"/>
              </w:rPr>
            </w:pPr>
            <w:r w:rsidRPr="00B533E6">
              <w:rPr>
                <w:sz w:val="20"/>
                <w:szCs w:val="20"/>
              </w:rPr>
              <w:t>All events of Acute Liver Injury, NO viral hepatitis or alcoholic hepatic failure</w:t>
            </w:r>
          </w:p>
          <w:p w14:paraId="52C3A101" w14:textId="77777777" w:rsidR="00B533E6" w:rsidRPr="00B533E6" w:rsidRDefault="00B533E6" w:rsidP="00B533E6">
            <w:pPr>
              <w:rPr>
                <w:sz w:val="20"/>
                <w:szCs w:val="20"/>
              </w:rPr>
            </w:pPr>
          </w:p>
          <w:p w14:paraId="4616BF4C" w14:textId="77777777" w:rsidR="00B533E6" w:rsidRDefault="00B533E6" w:rsidP="00B533E6">
            <w:pPr>
              <w:rPr>
                <w:sz w:val="20"/>
                <w:szCs w:val="20"/>
              </w:rPr>
            </w:pPr>
            <w:r>
              <w:rPr>
                <w:rFonts w:hint="eastAsia"/>
                <w:sz w:val="20"/>
                <w:szCs w:val="20"/>
              </w:rPr>
              <w:t xml:space="preserve">Based on findings in Athena, the following are also included: </w:t>
            </w:r>
          </w:p>
          <w:p w14:paraId="2124B84F" w14:textId="4FFBCE4A" w:rsidR="00B533E6" w:rsidRPr="00B533E6" w:rsidRDefault="00B533E6" w:rsidP="00B533E6">
            <w:pPr>
              <w:pStyle w:val="ListParagraph"/>
              <w:numPr>
                <w:ilvl w:val="0"/>
                <w:numId w:val="21"/>
              </w:numPr>
              <w:rPr>
                <w:sz w:val="20"/>
                <w:szCs w:val="20"/>
              </w:rPr>
            </w:pPr>
            <w:r w:rsidRPr="00B533E6">
              <w:rPr>
                <w:rFonts w:hint="eastAsia"/>
                <w:sz w:val="20"/>
                <w:szCs w:val="20"/>
              </w:rPr>
              <w:t>Chemical and Drug Induced Liver Injury</w:t>
            </w:r>
          </w:p>
          <w:p w14:paraId="64447B7C" w14:textId="1145AB4F" w:rsidR="00B533E6" w:rsidRDefault="00B533E6" w:rsidP="00B533E6">
            <w:pPr>
              <w:pStyle w:val="ListParagraph"/>
              <w:numPr>
                <w:ilvl w:val="0"/>
                <w:numId w:val="21"/>
              </w:numPr>
              <w:rPr>
                <w:sz w:val="20"/>
                <w:szCs w:val="20"/>
              </w:rPr>
            </w:pPr>
            <w:r w:rsidRPr="00B533E6">
              <w:rPr>
                <w:rFonts w:hint="eastAsia"/>
                <w:sz w:val="20"/>
                <w:szCs w:val="20"/>
              </w:rPr>
              <w:t>Drug-induced Disorder of Liver</w:t>
            </w:r>
          </w:p>
          <w:p w14:paraId="4AC776AB" w14:textId="3FDF6B1C" w:rsidR="00B533E6" w:rsidRDefault="00B533E6" w:rsidP="00B533E6">
            <w:pPr>
              <w:pStyle w:val="ListParagraph"/>
              <w:numPr>
                <w:ilvl w:val="0"/>
                <w:numId w:val="21"/>
              </w:numPr>
              <w:rPr>
                <w:sz w:val="20"/>
                <w:szCs w:val="20"/>
              </w:rPr>
            </w:pPr>
            <w:r>
              <w:rPr>
                <w:rFonts w:hint="eastAsia"/>
                <w:sz w:val="20"/>
                <w:szCs w:val="20"/>
              </w:rPr>
              <w:t>Other injury of liver</w:t>
            </w:r>
          </w:p>
          <w:p w14:paraId="667917DD" w14:textId="181D1957" w:rsidR="00B533E6" w:rsidRDefault="00B533E6" w:rsidP="00B533E6">
            <w:pPr>
              <w:pStyle w:val="ListParagraph"/>
              <w:numPr>
                <w:ilvl w:val="0"/>
                <w:numId w:val="21"/>
              </w:numPr>
              <w:rPr>
                <w:sz w:val="20"/>
                <w:szCs w:val="20"/>
              </w:rPr>
            </w:pPr>
            <w:r>
              <w:rPr>
                <w:rFonts w:hint="eastAsia"/>
                <w:sz w:val="20"/>
                <w:szCs w:val="20"/>
              </w:rPr>
              <w:t>Unspecified injury of liver</w:t>
            </w:r>
          </w:p>
          <w:p w14:paraId="57469B7B" w14:textId="424E146E" w:rsidR="00B533E6" w:rsidRPr="00B533E6" w:rsidRDefault="00B533E6" w:rsidP="00B533E6">
            <w:pPr>
              <w:pStyle w:val="ListParagraph"/>
              <w:numPr>
                <w:ilvl w:val="0"/>
                <w:numId w:val="21"/>
              </w:numPr>
              <w:rPr>
                <w:sz w:val="20"/>
                <w:szCs w:val="20"/>
              </w:rPr>
            </w:pPr>
            <w:r w:rsidRPr="3A9A7885">
              <w:rPr>
                <w:sz w:val="20"/>
                <w:szCs w:val="20"/>
              </w:rPr>
              <w:t xml:space="preserve">Injury of liver or gallbladder </w:t>
            </w:r>
          </w:p>
          <w:p w14:paraId="5B4816BA" w14:textId="3DDE7A23" w:rsidR="00B533E6" w:rsidRPr="00B533E6" w:rsidRDefault="00B533E6" w:rsidP="3A9A7885">
            <w:pPr>
              <w:rPr>
                <w:sz w:val="20"/>
                <w:szCs w:val="20"/>
              </w:rPr>
            </w:pPr>
          </w:p>
        </w:tc>
      </w:tr>
      <w:tr w:rsidR="00015941" w14:paraId="53E781C1" w14:textId="77777777" w:rsidTr="3A9A7885">
        <w:tc>
          <w:tcPr>
            <w:tcW w:w="1838" w:type="dxa"/>
            <w:vMerge w:val="restart"/>
          </w:tcPr>
          <w:p w14:paraId="06ADA418" w14:textId="77777777" w:rsidR="00015941" w:rsidRPr="00B533E6" w:rsidRDefault="00015941" w:rsidP="00B533E6">
            <w:pPr>
              <w:rPr>
                <w:b/>
                <w:bCs/>
                <w:sz w:val="20"/>
                <w:szCs w:val="20"/>
              </w:rPr>
            </w:pPr>
          </w:p>
          <w:p w14:paraId="2775528E" w14:textId="05DB4EF4" w:rsidR="00015941" w:rsidRPr="00B533E6" w:rsidRDefault="00015941" w:rsidP="00B533E6">
            <w:pPr>
              <w:rPr>
                <w:b/>
                <w:bCs/>
                <w:sz w:val="20"/>
                <w:szCs w:val="20"/>
              </w:rPr>
            </w:pPr>
            <w:r>
              <w:rPr>
                <w:rFonts w:hint="eastAsia"/>
                <w:b/>
                <w:bCs/>
                <w:sz w:val="20"/>
                <w:szCs w:val="20"/>
              </w:rPr>
              <w:lastRenderedPageBreak/>
              <w:t>Secondary outcomes</w:t>
            </w:r>
          </w:p>
          <w:p w14:paraId="547F6E6F" w14:textId="6825A166" w:rsidR="00015941" w:rsidRPr="00B533E6" w:rsidRDefault="00015941" w:rsidP="00B533E6">
            <w:pPr>
              <w:rPr>
                <w:b/>
                <w:bCs/>
                <w:sz w:val="20"/>
                <w:szCs w:val="20"/>
              </w:rPr>
            </w:pPr>
          </w:p>
        </w:tc>
        <w:tc>
          <w:tcPr>
            <w:tcW w:w="7178" w:type="dxa"/>
          </w:tcPr>
          <w:p w14:paraId="49B81851" w14:textId="77777777" w:rsidR="00015941" w:rsidRDefault="00015941" w:rsidP="00B533E6">
            <w:pPr>
              <w:rPr>
                <w:sz w:val="20"/>
                <w:szCs w:val="20"/>
              </w:rPr>
            </w:pPr>
          </w:p>
          <w:p w14:paraId="7754810E" w14:textId="3241BE5D" w:rsidR="00015941" w:rsidRPr="00B30877" w:rsidRDefault="00015941" w:rsidP="3A9A7885">
            <w:pPr>
              <w:tabs>
                <w:tab w:val="left" w:pos="2943"/>
              </w:tabs>
              <w:spacing w:after="160" w:line="276" w:lineRule="auto"/>
              <w:rPr>
                <w:rFonts w:ascii="Aptos" w:hAnsi="Aptos" w:cs="Aptos"/>
                <w:sz w:val="20"/>
                <w:szCs w:val="20"/>
              </w:rPr>
            </w:pPr>
            <w:commentRangeStart w:id="29"/>
            <w:r w:rsidRPr="3A9A7885">
              <w:rPr>
                <w:rFonts w:ascii="Aptos" w:eastAsia="Aptos" w:hAnsi="Aptos" w:cs="Aptos"/>
                <w:sz w:val="20"/>
                <w:szCs w:val="20"/>
              </w:rPr>
              <w:t>Elevated ALP and AST liver enzymes</w:t>
            </w:r>
            <w:commentRangeEnd w:id="29"/>
            <w:r>
              <w:rPr>
                <w:rStyle w:val="CommentReference"/>
              </w:rPr>
              <w:commentReference w:id="29"/>
            </w:r>
          </w:p>
          <w:p w14:paraId="038B1B77" w14:textId="62F22DC7" w:rsidR="00015941" w:rsidRPr="00A72B26" w:rsidRDefault="00015941" w:rsidP="3A9A7885">
            <w:pPr>
              <w:pStyle w:val="ListParagraph"/>
              <w:numPr>
                <w:ilvl w:val="0"/>
                <w:numId w:val="4"/>
              </w:numPr>
              <w:spacing w:line="276" w:lineRule="auto"/>
              <w:rPr>
                <w:rFonts w:ascii="Aptos" w:eastAsia="Aptos" w:hAnsi="Aptos" w:cs="Aptos"/>
                <w:sz w:val="20"/>
                <w:szCs w:val="20"/>
              </w:rPr>
            </w:pPr>
            <w:r>
              <w:rPr>
                <w:rFonts w:ascii="Aptos" w:hAnsi="Aptos" w:cs="Aptos" w:hint="eastAsia"/>
                <w:sz w:val="20"/>
                <w:szCs w:val="20"/>
              </w:rPr>
              <w:lastRenderedPageBreak/>
              <w:t>A</w:t>
            </w:r>
            <w:r w:rsidRPr="3A9A7885">
              <w:rPr>
                <w:rFonts w:ascii="Aptos" w:eastAsia="Aptos" w:hAnsi="Aptos" w:cs="Aptos"/>
                <w:sz w:val="20"/>
                <w:szCs w:val="20"/>
              </w:rPr>
              <w:t>lanine aminotransferase (ALT) ≥</w:t>
            </w:r>
            <w:r>
              <w:rPr>
                <w:rFonts w:ascii="Aptos" w:hAnsi="Aptos" w:cs="Aptos" w:hint="eastAsia"/>
                <w:sz w:val="20"/>
                <w:szCs w:val="20"/>
              </w:rPr>
              <w:t xml:space="preserve"> 120 U/L + total bilirubin </w:t>
            </w:r>
            <w:r w:rsidRPr="3A9A7885">
              <w:rPr>
                <w:rFonts w:ascii="Aptos" w:eastAsia="Aptos" w:hAnsi="Aptos" w:cs="Aptos"/>
                <w:sz w:val="20"/>
                <w:szCs w:val="20"/>
              </w:rPr>
              <w:t>≥</w:t>
            </w:r>
            <w:r>
              <w:rPr>
                <w:rFonts w:ascii="Aptos" w:hAnsi="Aptos" w:cs="Aptos" w:hint="eastAsia"/>
                <w:sz w:val="20"/>
                <w:szCs w:val="20"/>
              </w:rPr>
              <w:t xml:space="preserve"> 2.0mg/dL OR</w:t>
            </w:r>
          </w:p>
          <w:p w14:paraId="098C0F28" w14:textId="7B624E7D" w:rsidR="00015941" w:rsidRPr="00A72B26" w:rsidRDefault="00015941" w:rsidP="3A9A7885">
            <w:pPr>
              <w:pStyle w:val="ListParagraph"/>
              <w:numPr>
                <w:ilvl w:val="0"/>
                <w:numId w:val="4"/>
              </w:numPr>
              <w:rPr>
                <w:rFonts w:ascii="Aptos" w:eastAsia="Aptos" w:hAnsi="Aptos" w:cs="Aptos"/>
                <w:sz w:val="20"/>
                <w:szCs w:val="20"/>
              </w:rPr>
            </w:pPr>
            <w:r>
              <w:rPr>
                <w:rFonts w:hint="eastAsia"/>
                <w:sz w:val="20"/>
                <w:szCs w:val="20"/>
              </w:rPr>
              <w:t xml:space="preserve">International normalized ratio (INR) </w:t>
            </w:r>
            <w:r w:rsidRPr="3A9A7885">
              <w:rPr>
                <w:rFonts w:ascii="Aptos" w:eastAsia="Aptos" w:hAnsi="Aptos" w:cs="Aptos"/>
                <w:sz w:val="20"/>
                <w:szCs w:val="20"/>
              </w:rPr>
              <w:t>≥</w:t>
            </w:r>
            <w:r>
              <w:rPr>
                <w:rFonts w:ascii="Aptos" w:hAnsi="Aptos" w:cs="Aptos" w:hint="eastAsia"/>
                <w:sz w:val="20"/>
                <w:szCs w:val="20"/>
              </w:rPr>
              <w:t xml:space="preserve"> 1.5 + total bilirubin </w:t>
            </w:r>
            <w:r w:rsidRPr="3A9A7885">
              <w:rPr>
                <w:rFonts w:ascii="Aptos" w:eastAsia="Aptos" w:hAnsi="Aptos" w:cs="Aptos"/>
                <w:sz w:val="20"/>
                <w:szCs w:val="20"/>
              </w:rPr>
              <w:t>≥</w:t>
            </w:r>
            <w:r>
              <w:rPr>
                <w:rFonts w:ascii="Aptos" w:hAnsi="Aptos" w:cs="Aptos" w:hint="eastAsia"/>
                <w:sz w:val="20"/>
                <w:szCs w:val="20"/>
              </w:rPr>
              <w:t xml:space="preserve"> 2.0mg/dL recorded within first 2 days of </w:t>
            </w:r>
            <w:r w:rsidR="00CE2F5B">
              <w:rPr>
                <w:rFonts w:ascii="Aptos" w:hAnsi="Aptos" w:cs="Aptos"/>
                <w:sz w:val="20"/>
                <w:szCs w:val="20"/>
              </w:rPr>
              <w:t>admission.</w:t>
            </w:r>
          </w:p>
          <w:p w14:paraId="7089AE96" w14:textId="68DC76C9" w:rsidR="00015941" w:rsidRPr="00A72B26" w:rsidRDefault="00015941" w:rsidP="3A9A7885">
            <w:pPr>
              <w:rPr>
                <w:rFonts w:ascii="Aptos" w:eastAsia="Aptos" w:hAnsi="Aptos" w:cs="Aptos"/>
                <w:sz w:val="20"/>
                <w:szCs w:val="20"/>
              </w:rPr>
            </w:pPr>
          </w:p>
          <w:p w14:paraId="242EA080" w14:textId="2231B55E" w:rsidR="00015941" w:rsidRPr="00A72B26" w:rsidRDefault="00015941" w:rsidP="3A9A7885">
            <w:pPr>
              <w:pStyle w:val="ListParagraph"/>
              <w:numPr>
                <w:ilvl w:val="0"/>
                <w:numId w:val="4"/>
              </w:numPr>
              <w:spacing w:line="276" w:lineRule="auto"/>
              <w:rPr>
                <w:rFonts w:ascii="Aptos" w:eastAsia="Aptos" w:hAnsi="Aptos" w:cs="Aptos"/>
                <w:sz w:val="20"/>
                <w:szCs w:val="20"/>
              </w:rPr>
            </w:pPr>
            <w:r w:rsidRPr="3A9A7885">
              <w:rPr>
                <w:rFonts w:ascii="Aptos" w:eastAsia="Aptos" w:hAnsi="Aptos" w:cs="Aptos"/>
                <w:sz w:val="20"/>
                <w:szCs w:val="20"/>
              </w:rPr>
              <w:t xml:space="preserve">At least 1 confirmation of normal liver enzyme during the 90 days prior to index date. </w:t>
            </w:r>
          </w:p>
          <w:p w14:paraId="338FED2D" w14:textId="134C07BD" w:rsidR="00015941" w:rsidRPr="00A72B26" w:rsidRDefault="00015941" w:rsidP="3A9A7885">
            <w:pPr>
              <w:pStyle w:val="ListParagraph"/>
              <w:numPr>
                <w:ilvl w:val="0"/>
                <w:numId w:val="4"/>
              </w:numPr>
              <w:spacing w:line="276" w:lineRule="auto"/>
              <w:rPr>
                <w:rFonts w:ascii="Aptos" w:eastAsia="Aptos" w:hAnsi="Aptos" w:cs="Aptos"/>
                <w:sz w:val="20"/>
                <w:szCs w:val="20"/>
              </w:rPr>
            </w:pPr>
            <w:r w:rsidRPr="3A9A7885">
              <w:rPr>
                <w:rFonts w:ascii="Aptos" w:eastAsia="Aptos" w:hAnsi="Aptos" w:cs="Aptos"/>
                <w:sz w:val="20"/>
                <w:szCs w:val="20"/>
              </w:rPr>
              <w:t xml:space="preserve">At least 90 days of observation period </w:t>
            </w:r>
          </w:p>
          <w:p w14:paraId="37BC7529" w14:textId="5CA4F005" w:rsidR="00015941" w:rsidRPr="00A72B26" w:rsidRDefault="00015941" w:rsidP="3A9A7885">
            <w:pPr>
              <w:rPr>
                <w:sz w:val="20"/>
                <w:szCs w:val="20"/>
              </w:rPr>
            </w:pPr>
          </w:p>
        </w:tc>
      </w:tr>
      <w:tr w:rsidR="00015941" w14:paraId="5CD3497D" w14:textId="77777777" w:rsidTr="3A9A7885">
        <w:tc>
          <w:tcPr>
            <w:tcW w:w="1838" w:type="dxa"/>
            <w:vMerge/>
          </w:tcPr>
          <w:p w14:paraId="029D2B3D" w14:textId="77777777" w:rsidR="00015941" w:rsidRPr="00B533E6" w:rsidRDefault="00015941" w:rsidP="00B533E6">
            <w:pPr>
              <w:rPr>
                <w:b/>
                <w:bCs/>
                <w:sz w:val="20"/>
                <w:szCs w:val="20"/>
              </w:rPr>
            </w:pPr>
          </w:p>
        </w:tc>
        <w:tc>
          <w:tcPr>
            <w:tcW w:w="7178" w:type="dxa"/>
          </w:tcPr>
          <w:p w14:paraId="7E315B7E" w14:textId="77777777" w:rsidR="00015941" w:rsidRDefault="00015941" w:rsidP="00B533E6">
            <w:pPr>
              <w:rPr>
                <w:sz w:val="20"/>
                <w:szCs w:val="20"/>
              </w:rPr>
            </w:pPr>
          </w:p>
          <w:p w14:paraId="3EB7C485" w14:textId="2E109076" w:rsidR="00015941" w:rsidRDefault="00015941" w:rsidP="00B533E6">
            <w:pPr>
              <w:rPr>
                <w:sz w:val="20"/>
                <w:szCs w:val="20"/>
              </w:rPr>
            </w:pPr>
            <w:r>
              <w:rPr>
                <w:rFonts w:hint="eastAsia"/>
                <w:sz w:val="20"/>
                <w:szCs w:val="20"/>
              </w:rPr>
              <w:t>Cholelithiasis defined by diagnostic codes, based on OHDSI Phenotype Library</w:t>
            </w:r>
          </w:p>
          <w:p w14:paraId="629081E0" w14:textId="77777777" w:rsidR="00015941" w:rsidRDefault="00015941" w:rsidP="00B533E6">
            <w:pPr>
              <w:rPr>
                <w:sz w:val="20"/>
                <w:szCs w:val="20"/>
              </w:rPr>
            </w:pPr>
          </w:p>
        </w:tc>
      </w:tr>
      <w:tr w:rsidR="00015941" w14:paraId="4F4D1DAB" w14:textId="77777777" w:rsidTr="3A9A7885">
        <w:tc>
          <w:tcPr>
            <w:tcW w:w="1838" w:type="dxa"/>
            <w:vMerge/>
          </w:tcPr>
          <w:p w14:paraId="2105F369" w14:textId="77777777" w:rsidR="00015941" w:rsidRPr="00B533E6" w:rsidRDefault="00015941" w:rsidP="00B533E6">
            <w:pPr>
              <w:rPr>
                <w:b/>
                <w:bCs/>
                <w:sz w:val="20"/>
                <w:szCs w:val="20"/>
              </w:rPr>
            </w:pPr>
          </w:p>
        </w:tc>
        <w:tc>
          <w:tcPr>
            <w:tcW w:w="7178" w:type="dxa"/>
          </w:tcPr>
          <w:p w14:paraId="7EFBBB49" w14:textId="77777777" w:rsidR="00015941" w:rsidRDefault="00015941" w:rsidP="00B533E6">
            <w:pPr>
              <w:rPr>
                <w:sz w:val="20"/>
                <w:szCs w:val="20"/>
              </w:rPr>
            </w:pPr>
          </w:p>
          <w:p w14:paraId="13AAFCE3" w14:textId="7EEDB39D" w:rsidR="00015941" w:rsidRDefault="00015941" w:rsidP="00B533E6">
            <w:pPr>
              <w:rPr>
                <w:sz w:val="20"/>
                <w:szCs w:val="20"/>
              </w:rPr>
            </w:pPr>
            <w:r>
              <w:rPr>
                <w:sz w:val="20"/>
                <w:szCs w:val="20"/>
              </w:rPr>
              <w:t>Cholecystitis</w:t>
            </w:r>
            <w:r>
              <w:rPr>
                <w:rFonts w:hint="eastAsia"/>
                <w:sz w:val="20"/>
                <w:szCs w:val="20"/>
              </w:rPr>
              <w:t xml:space="preserve"> defined by diagnostic codes, based on OHDSI Phenotype Library</w:t>
            </w:r>
          </w:p>
          <w:p w14:paraId="7C57CC7F" w14:textId="77777777" w:rsidR="00015941" w:rsidRDefault="00015941" w:rsidP="00B533E6">
            <w:pPr>
              <w:rPr>
                <w:sz w:val="20"/>
                <w:szCs w:val="20"/>
              </w:rPr>
            </w:pPr>
          </w:p>
        </w:tc>
      </w:tr>
      <w:tr w:rsidR="00015941" w14:paraId="31B4A756" w14:textId="77777777" w:rsidTr="3A9A7885">
        <w:tc>
          <w:tcPr>
            <w:tcW w:w="1838" w:type="dxa"/>
            <w:vMerge/>
          </w:tcPr>
          <w:p w14:paraId="2821E1C7" w14:textId="77777777" w:rsidR="00015941" w:rsidRPr="00B533E6" w:rsidRDefault="00015941" w:rsidP="00B533E6">
            <w:pPr>
              <w:rPr>
                <w:b/>
                <w:bCs/>
                <w:sz w:val="20"/>
                <w:szCs w:val="20"/>
              </w:rPr>
            </w:pPr>
          </w:p>
        </w:tc>
        <w:tc>
          <w:tcPr>
            <w:tcW w:w="7178" w:type="dxa"/>
          </w:tcPr>
          <w:p w14:paraId="45A7F325" w14:textId="77777777" w:rsidR="00015941" w:rsidRDefault="00015941" w:rsidP="00B533E6">
            <w:pPr>
              <w:rPr>
                <w:sz w:val="20"/>
                <w:szCs w:val="20"/>
              </w:rPr>
            </w:pPr>
          </w:p>
          <w:p w14:paraId="27681F12" w14:textId="2A9C6B05" w:rsidR="00015941" w:rsidRDefault="00015941" w:rsidP="00B533E6">
            <w:pPr>
              <w:rPr>
                <w:sz w:val="20"/>
                <w:szCs w:val="20"/>
              </w:rPr>
            </w:pPr>
            <w:r>
              <w:rPr>
                <w:rFonts w:hint="eastAsia"/>
                <w:sz w:val="20"/>
                <w:szCs w:val="20"/>
              </w:rPr>
              <w:t xml:space="preserve">Diagnosis of chronic liver injury within </w:t>
            </w:r>
            <w:r w:rsidR="00CE2F5B">
              <w:rPr>
                <w:sz w:val="20"/>
                <w:szCs w:val="20"/>
              </w:rPr>
              <w:t>30-, 60-, and 365-days</w:t>
            </w:r>
            <w:r>
              <w:rPr>
                <w:rFonts w:hint="eastAsia"/>
                <w:sz w:val="20"/>
                <w:szCs w:val="20"/>
              </w:rPr>
              <w:t xml:space="preserve"> post-index date, based on OHDSI Phenotype Library</w:t>
            </w:r>
          </w:p>
          <w:p w14:paraId="36DF5B0C" w14:textId="77777777" w:rsidR="00015941" w:rsidRDefault="00015941" w:rsidP="00B533E6">
            <w:pPr>
              <w:rPr>
                <w:sz w:val="20"/>
                <w:szCs w:val="20"/>
              </w:rPr>
            </w:pPr>
          </w:p>
        </w:tc>
      </w:tr>
    </w:tbl>
    <w:p w14:paraId="02FB2591" w14:textId="77777777" w:rsidR="00E4325E" w:rsidRDefault="00E4325E" w:rsidP="00E4325E"/>
    <w:p w14:paraId="12845C40" w14:textId="599D05BE" w:rsidR="00B30877" w:rsidRDefault="00D355CE">
      <w:r>
        <w:t xml:space="preserve">Outcome will be sorted by diagnostic codes for acute liver injury (broad definition) and subsequently confirmed by elevated </w:t>
      </w:r>
      <w:r w:rsidR="00CE2F5B">
        <w:rPr>
          <w:rFonts w:hint="eastAsia"/>
        </w:rPr>
        <w:t>labs</w:t>
      </w:r>
      <w:r>
        <w:t xml:space="preserve"> (narrow definition). </w:t>
      </w:r>
      <w:r w:rsidR="00A2397A">
        <w:t>Sensitivity analyses will be done to confirm the viability of both definitions</w:t>
      </w:r>
      <w:r w:rsidR="00B30877">
        <w:rPr>
          <w:rFonts w:hint="eastAsia"/>
        </w:rPr>
        <w:t xml:space="preserve"> for 90 days, 180 days, and 365 days. </w:t>
      </w:r>
      <w:r w:rsidR="00CE2F5B">
        <w:rPr>
          <w:rFonts w:hint="eastAsia"/>
        </w:rPr>
        <w:t xml:space="preserve">Additional secondary outcomes, including cholelithiasis and cholecystitis, as well as additional diagnosis of </w:t>
      </w:r>
      <w:r w:rsidR="00CE2F5B">
        <w:t>chronic</w:t>
      </w:r>
      <w:r w:rsidR="00CE2F5B">
        <w:rPr>
          <w:rFonts w:hint="eastAsia"/>
        </w:rPr>
        <w:t xml:space="preserve"> liver injury within </w:t>
      </w:r>
      <w:r w:rsidR="00CE2F5B">
        <w:t>30-, 60-, and 365-days</w:t>
      </w:r>
      <w:r w:rsidR="00CE2F5B">
        <w:rPr>
          <w:rFonts w:hint="eastAsia"/>
        </w:rPr>
        <w:t xml:space="preserve"> post-index date are included due to reports of GLP-1RA effects on worsening existing liver injuries. </w:t>
      </w:r>
    </w:p>
    <w:p w14:paraId="117DA664" w14:textId="77777777" w:rsidR="00B53CB6" w:rsidRDefault="00B53CB6"/>
    <w:p w14:paraId="5F3B3B79" w14:textId="246B64B7" w:rsidR="003B6143" w:rsidRDefault="003B6143" w:rsidP="003B6143">
      <w:pPr>
        <w:pStyle w:val="Heading2"/>
        <w:jc w:val="both"/>
      </w:pPr>
      <w:bookmarkStart w:id="30" w:name="_Toc179138789"/>
      <w:r>
        <w:rPr>
          <w:rFonts w:hint="eastAsia"/>
        </w:rPr>
        <w:t>Covariates</w:t>
      </w:r>
      <w:bookmarkEnd w:id="30"/>
    </w:p>
    <w:p w14:paraId="1F1C05B3" w14:textId="68FFD2A9" w:rsidR="003B6143" w:rsidRDefault="003B6143" w:rsidP="00E4325E">
      <w:r>
        <w:rPr>
          <w:rFonts w:hint="eastAsia"/>
        </w:rPr>
        <w:t xml:space="preserve">Large-scale propensity score method will be used to adjust for baseline characteristics. </w:t>
      </w:r>
    </w:p>
    <w:p w14:paraId="77D2E3A9" w14:textId="77777777" w:rsidR="003B6143" w:rsidRDefault="003B6143" w:rsidP="00E4325E"/>
    <w:p w14:paraId="3DE69248" w14:textId="61B84D0B" w:rsidR="003B6143" w:rsidRDefault="003B6143" w:rsidP="003B6143">
      <w:pPr>
        <w:pStyle w:val="Heading2"/>
        <w:jc w:val="both"/>
      </w:pPr>
      <w:bookmarkStart w:id="31" w:name="_Toc179138790"/>
      <w:r>
        <w:rPr>
          <w:rFonts w:hint="eastAsia"/>
        </w:rPr>
        <w:t>Negative Controls</w:t>
      </w:r>
      <w:bookmarkEnd w:id="31"/>
    </w:p>
    <w:p w14:paraId="57BF498D" w14:textId="5C2F6496" w:rsidR="003B6143" w:rsidRDefault="00BA61B7" w:rsidP="00E4325E">
      <w:r>
        <w:rPr>
          <w:rFonts w:hint="eastAsia"/>
        </w:rPr>
        <w:t xml:space="preserve">To be defined in appendix. Select pairs where no causal effect is expected. </w:t>
      </w:r>
    </w:p>
    <w:p w14:paraId="2FC88DC0" w14:textId="77777777" w:rsidR="003B6143" w:rsidRPr="00E4325E" w:rsidRDefault="003B6143" w:rsidP="00E4325E"/>
    <w:p w14:paraId="3A243D8E" w14:textId="3E0B6DF6" w:rsidR="00275EB6" w:rsidRPr="00275EB6" w:rsidRDefault="00275EB6" w:rsidP="001033A0">
      <w:pPr>
        <w:pStyle w:val="Heading2"/>
        <w:jc w:val="both"/>
      </w:pPr>
      <w:bookmarkStart w:id="32" w:name="_Toc179138791"/>
      <w:r>
        <w:rPr>
          <w:rFonts w:hint="eastAsia"/>
        </w:rPr>
        <w:t>Analysis</w:t>
      </w:r>
      <w:r w:rsidR="00BA61B7">
        <w:rPr>
          <w:rFonts w:hint="eastAsia"/>
        </w:rPr>
        <w:t xml:space="preserve"> Plan</w:t>
      </w:r>
      <w:bookmarkEnd w:id="32"/>
    </w:p>
    <w:p w14:paraId="58E24D97" w14:textId="09B0F0CD" w:rsidR="00BA61B7" w:rsidRDefault="00BA61B7" w:rsidP="001033A0">
      <w:pPr>
        <w:jc w:val="both"/>
      </w:pPr>
      <w:r>
        <w:rPr>
          <w:rFonts w:hint="eastAsia"/>
        </w:rPr>
        <w:t xml:space="preserve">This study will use the Strategus pipeline to call HADES library packages for the following purposes: </w:t>
      </w:r>
    </w:p>
    <w:tbl>
      <w:tblPr>
        <w:tblStyle w:val="TableGrid"/>
        <w:tblW w:w="0" w:type="auto"/>
        <w:tblLook w:val="04A0" w:firstRow="1" w:lastRow="0" w:firstColumn="1" w:lastColumn="0" w:noHBand="0" w:noVBand="1"/>
      </w:tblPr>
      <w:tblGrid>
        <w:gridCol w:w="1838"/>
        <w:gridCol w:w="7178"/>
      </w:tblGrid>
      <w:tr w:rsidR="00BA61B7" w14:paraId="700CA767" w14:textId="77777777" w:rsidTr="3A9A7885">
        <w:tc>
          <w:tcPr>
            <w:tcW w:w="9016" w:type="dxa"/>
            <w:gridSpan w:val="2"/>
          </w:tcPr>
          <w:p w14:paraId="585FD8CA" w14:textId="7FE3E7E9" w:rsidR="00BA61B7" w:rsidRPr="00BA61B7" w:rsidRDefault="00BA61B7" w:rsidP="001033A0">
            <w:pPr>
              <w:jc w:val="both"/>
              <w:rPr>
                <w:b/>
                <w:bCs/>
              </w:rPr>
            </w:pPr>
            <w:r w:rsidRPr="00BA61B7">
              <w:rPr>
                <w:rFonts w:hint="eastAsia"/>
                <w:b/>
                <w:bCs/>
              </w:rPr>
              <w:t>Data Characterization</w:t>
            </w:r>
          </w:p>
        </w:tc>
      </w:tr>
      <w:tr w:rsidR="00BA61B7" w14:paraId="74F52340" w14:textId="77777777" w:rsidTr="3A9A7885">
        <w:tc>
          <w:tcPr>
            <w:tcW w:w="1838" w:type="dxa"/>
          </w:tcPr>
          <w:p w14:paraId="1C5B2D3A" w14:textId="77777777" w:rsidR="00BA61B7" w:rsidRDefault="00BA61B7" w:rsidP="001033A0">
            <w:pPr>
              <w:jc w:val="both"/>
              <w:rPr>
                <w:b/>
                <w:bCs/>
                <w:sz w:val="20"/>
                <w:szCs w:val="20"/>
              </w:rPr>
            </w:pPr>
          </w:p>
          <w:p w14:paraId="46A2691E" w14:textId="77777777" w:rsidR="00BA61B7" w:rsidRDefault="00BA61B7" w:rsidP="001033A0">
            <w:pPr>
              <w:jc w:val="both"/>
              <w:rPr>
                <w:b/>
                <w:bCs/>
                <w:sz w:val="20"/>
                <w:szCs w:val="20"/>
              </w:rPr>
            </w:pPr>
            <w:r w:rsidRPr="00BA61B7">
              <w:rPr>
                <w:rFonts w:hint="eastAsia"/>
                <w:b/>
                <w:bCs/>
                <w:sz w:val="20"/>
                <w:szCs w:val="20"/>
              </w:rPr>
              <w:t>Cohort Diagnostics</w:t>
            </w:r>
          </w:p>
          <w:p w14:paraId="307F1B72" w14:textId="727F6539" w:rsidR="00BA61B7" w:rsidRPr="00BA61B7" w:rsidRDefault="00BA61B7" w:rsidP="001033A0">
            <w:pPr>
              <w:jc w:val="both"/>
              <w:rPr>
                <w:b/>
                <w:bCs/>
                <w:sz w:val="20"/>
                <w:szCs w:val="20"/>
              </w:rPr>
            </w:pPr>
          </w:p>
        </w:tc>
        <w:tc>
          <w:tcPr>
            <w:tcW w:w="7178" w:type="dxa"/>
          </w:tcPr>
          <w:p w14:paraId="35B8228B" w14:textId="77777777" w:rsidR="00BA61B7" w:rsidRDefault="00BA61B7" w:rsidP="001033A0">
            <w:pPr>
              <w:jc w:val="both"/>
              <w:rPr>
                <w:sz w:val="20"/>
                <w:szCs w:val="20"/>
              </w:rPr>
            </w:pPr>
          </w:p>
          <w:p w14:paraId="7091F709" w14:textId="77777777" w:rsidR="00BA61B7" w:rsidRDefault="00BA61B7" w:rsidP="001033A0">
            <w:pPr>
              <w:jc w:val="both"/>
              <w:rPr>
                <w:sz w:val="20"/>
                <w:szCs w:val="20"/>
              </w:rPr>
            </w:pPr>
            <w:r>
              <w:rPr>
                <w:rFonts w:hint="eastAsia"/>
                <w:sz w:val="20"/>
                <w:szCs w:val="20"/>
              </w:rPr>
              <w:t xml:space="preserve">Evaluate measurement error in target, comparator, indication, outcome cohorts  through </w:t>
            </w:r>
            <w:proofErr w:type="spellStart"/>
            <w:r>
              <w:rPr>
                <w:rFonts w:hint="eastAsia"/>
                <w:sz w:val="20"/>
                <w:szCs w:val="20"/>
              </w:rPr>
              <w:t>CohortDiagnostics</w:t>
            </w:r>
            <w:proofErr w:type="spellEnd"/>
            <w:r>
              <w:rPr>
                <w:rFonts w:hint="eastAsia"/>
                <w:sz w:val="20"/>
                <w:szCs w:val="20"/>
              </w:rPr>
              <w:t xml:space="preserve"> package.</w:t>
            </w:r>
          </w:p>
          <w:p w14:paraId="174CB62A" w14:textId="5FA77173" w:rsidR="00BA61B7" w:rsidRPr="00BA61B7" w:rsidRDefault="00BA61B7" w:rsidP="001033A0">
            <w:pPr>
              <w:jc w:val="both"/>
              <w:rPr>
                <w:sz w:val="20"/>
                <w:szCs w:val="20"/>
              </w:rPr>
            </w:pPr>
          </w:p>
        </w:tc>
      </w:tr>
      <w:tr w:rsidR="00BA61B7" w14:paraId="3B4FCCDC" w14:textId="77777777" w:rsidTr="3A9A7885">
        <w:tc>
          <w:tcPr>
            <w:tcW w:w="1838" w:type="dxa"/>
          </w:tcPr>
          <w:p w14:paraId="7DB54C64" w14:textId="77777777" w:rsidR="00BA61B7" w:rsidRDefault="00BA61B7" w:rsidP="001033A0">
            <w:pPr>
              <w:jc w:val="both"/>
              <w:rPr>
                <w:b/>
                <w:bCs/>
                <w:sz w:val="20"/>
                <w:szCs w:val="20"/>
              </w:rPr>
            </w:pPr>
          </w:p>
          <w:p w14:paraId="7B563EB7" w14:textId="2ABF087C" w:rsidR="00BA61B7" w:rsidRPr="00BA61B7" w:rsidRDefault="00BA61B7" w:rsidP="001033A0">
            <w:pPr>
              <w:jc w:val="both"/>
              <w:rPr>
                <w:b/>
                <w:bCs/>
                <w:sz w:val="20"/>
                <w:szCs w:val="20"/>
              </w:rPr>
            </w:pPr>
            <w:r w:rsidRPr="00BA61B7">
              <w:rPr>
                <w:rFonts w:hint="eastAsia"/>
                <w:b/>
                <w:bCs/>
                <w:sz w:val="20"/>
                <w:szCs w:val="20"/>
              </w:rPr>
              <w:lastRenderedPageBreak/>
              <w:t>Cohort Features</w:t>
            </w:r>
          </w:p>
        </w:tc>
        <w:tc>
          <w:tcPr>
            <w:tcW w:w="7178" w:type="dxa"/>
          </w:tcPr>
          <w:p w14:paraId="5E36738F" w14:textId="77777777" w:rsidR="00BA61B7" w:rsidRDefault="00BA61B7" w:rsidP="00BA61B7">
            <w:pPr>
              <w:jc w:val="both"/>
              <w:rPr>
                <w:sz w:val="20"/>
                <w:szCs w:val="20"/>
              </w:rPr>
            </w:pPr>
          </w:p>
          <w:p w14:paraId="0109AB4D" w14:textId="2F40A63E" w:rsidR="00BA61B7" w:rsidRDefault="00BA61B7" w:rsidP="00BA61B7">
            <w:pPr>
              <w:jc w:val="both"/>
              <w:rPr>
                <w:sz w:val="20"/>
                <w:szCs w:val="20"/>
              </w:rPr>
            </w:pPr>
            <w:r>
              <w:rPr>
                <w:rFonts w:hint="eastAsia"/>
                <w:sz w:val="20"/>
                <w:szCs w:val="20"/>
              </w:rPr>
              <w:lastRenderedPageBreak/>
              <w:t xml:space="preserve">HADES Characterization and </w:t>
            </w:r>
            <w:proofErr w:type="spellStart"/>
            <w:r>
              <w:rPr>
                <w:rFonts w:hint="eastAsia"/>
                <w:sz w:val="20"/>
                <w:szCs w:val="20"/>
              </w:rPr>
              <w:t>FeatureExtraction</w:t>
            </w:r>
            <w:proofErr w:type="spellEnd"/>
            <w:r>
              <w:rPr>
                <w:rFonts w:hint="eastAsia"/>
                <w:sz w:val="20"/>
                <w:szCs w:val="20"/>
              </w:rPr>
              <w:t xml:space="preserve"> </w:t>
            </w:r>
            <w:r>
              <w:rPr>
                <w:sz w:val="20"/>
                <w:szCs w:val="20"/>
              </w:rPr>
              <w:t>–</w:t>
            </w:r>
            <w:r>
              <w:rPr>
                <w:rFonts w:hint="eastAsia"/>
                <w:sz w:val="20"/>
                <w:szCs w:val="20"/>
              </w:rPr>
              <w:t xml:space="preserve"> identify patient features in exposure group with outcome vs. no outcome from data prior to observation</w:t>
            </w:r>
          </w:p>
          <w:p w14:paraId="19B3004A" w14:textId="77777777" w:rsidR="00BA61B7" w:rsidRDefault="00BA61B7" w:rsidP="00BA61B7">
            <w:pPr>
              <w:pStyle w:val="ListParagraph"/>
              <w:numPr>
                <w:ilvl w:val="0"/>
                <w:numId w:val="27"/>
              </w:numPr>
              <w:jc w:val="both"/>
              <w:rPr>
                <w:sz w:val="20"/>
                <w:szCs w:val="20"/>
              </w:rPr>
            </w:pPr>
            <w:r>
              <w:rPr>
                <w:rFonts w:hint="eastAsia"/>
                <w:sz w:val="20"/>
                <w:szCs w:val="20"/>
              </w:rPr>
              <w:t>Demographics (age, sex, group, race/ethnicity)</w:t>
            </w:r>
          </w:p>
          <w:p w14:paraId="48E3D106" w14:textId="77777777" w:rsidR="00BA61B7" w:rsidRDefault="00BA61B7" w:rsidP="00BA61B7">
            <w:pPr>
              <w:pStyle w:val="ListParagraph"/>
              <w:numPr>
                <w:ilvl w:val="0"/>
                <w:numId w:val="27"/>
              </w:numPr>
              <w:jc w:val="both"/>
              <w:rPr>
                <w:sz w:val="20"/>
                <w:szCs w:val="20"/>
              </w:rPr>
            </w:pPr>
            <w:r>
              <w:rPr>
                <w:rFonts w:hint="eastAsia"/>
                <w:sz w:val="20"/>
                <w:szCs w:val="20"/>
              </w:rPr>
              <w:t>Prior medical history/diagnosis</w:t>
            </w:r>
          </w:p>
          <w:p w14:paraId="3AF1DA9A" w14:textId="77777777" w:rsidR="00BA61B7" w:rsidRDefault="00BA61B7" w:rsidP="00BA61B7">
            <w:pPr>
              <w:pStyle w:val="ListParagraph"/>
              <w:numPr>
                <w:ilvl w:val="0"/>
                <w:numId w:val="27"/>
              </w:numPr>
              <w:jc w:val="both"/>
              <w:rPr>
                <w:sz w:val="20"/>
                <w:szCs w:val="20"/>
              </w:rPr>
            </w:pPr>
            <w:r>
              <w:rPr>
                <w:rFonts w:hint="eastAsia"/>
                <w:sz w:val="20"/>
                <w:szCs w:val="20"/>
              </w:rPr>
              <w:t>Prior drug exposures</w:t>
            </w:r>
          </w:p>
          <w:p w14:paraId="051A2EBD" w14:textId="77777777" w:rsidR="00BA61B7" w:rsidRDefault="00BA61B7" w:rsidP="00BA61B7">
            <w:pPr>
              <w:pStyle w:val="ListParagraph"/>
              <w:numPr>
                <w:ilvl w:val="0"/>
                <w:numId w:val="27"/>
              </w:numPr>
              <w:jc w:val="both"/>
              <w:rPr>
                <w:sz w:val="20"/>
                <w:szCs w:val="20"/>
              </w:rPr>
            </w:pPr>
            <w:r>
              <w:rPr>
                <w:rFonts w:hint="eastAsia"/>
                <w:sz w:val="20"/>
                <w:szCs w:val="20"/>
              </w:rPr>
              <w:t>Prior procedures, measurements, devices, observations</w:t>
            </w:r>
          </w:p>
          <w:p w14:paraId="09CC9F26" w14:textId="77777777" w:rsidR="00BA61B7" w:rsidRDefault="00BA61B7" w:rsidP="00BA61B7">
            <w:pPr>
              <w:pStyle w:val="ListParagraph"/>
              <w:numPr>
                <w:ilvl w:val="0"/>
                <w:numId w:val="27"/>
              </w:numPr>
              <w:jc w:val="both"/>
              <w:rPr>
                <w:sz w:val="20"/>
                <w:szCs w:val="20"/>
              </w:rPr>
            </w:pPr>
            <w:r>
              <w:rPr>
                <w:rFonts w:hint="eastAsia"/>
                <w:sz w:val="20"/>
                <w:szCs w:val="20"/>
              </w:rPr>
              <w:t>Risk scores</w:t>
            </w:r>
          </w:p>
          <w:p w14:paraId="36B0E50C" w14:textId="2AA4A463" w:rsidR="00BA61B7" w:rsidRPr="00BA61B7" w:rsidRDefault="00BA61B7" w:rsidP="00BA61B7">
            <w:pPr>
              <w:jc w:val="both"/>
              <w:rPr>
                <w:sz w:val="20"/>
                <w:szCs w:val="20"/>
              </w:rPr>
            </w:pPr>
          </w:p>
        </w:tc>
      </w:tr>
      <w:tr w:rsidR="00BA61B7" w14:paraId="153E263D" w14:textId="77777777" w:rsidTr="3A9A7885">
        <w:tc>
          <w:tcPr>
            <w:tcW w:w="1838" w:type="dxa"/>
          </w:tcPr>
          <w:p w14:paraId="08405A49" w14:textId="77777777" w:rsidR="00BA61B7" w:rsidRDefault="00BA61B7" w:rsidP="001033A0">
            <w:pPr>
              <w:jc w:val="both"/>
              <w:rPr>
                <w:b/>
                <w:bCs/>
                <w:sz w:val="20"/>
                <w:szCs w:val="20"/>
              </w:rPr>
            </w:pPr>
          </w:p>
          <w:p w14:paraId="36764040" w14:textId="135D9596" w:rsidR="00BA61B7" w:rsidRPr="00BA61B7" w:rsidRDefault="00BA61B7" w:rsidP="001033A0">
            <w:pPr>
              <w:jc w:val="both"/>
              <w:rPr>
                <w:b/>
                <w:bCs/>
                <w:sz w:val="20"/>
                <w:szCs w:val="20"/>
              </w:rPr>
            </w:pPr>
            <w:r>
              <w:rPr>
                <w:rFonts w:hint="eastAsia"/>
                <w:b/>
                <w:bCs/>
                <w:sz w:val="20"/>
                <w:szCs w:val="20"/>
              </w:rPr>
              <w:t>Incidence Rates</w:t>
            </w:r>
          </w:p>
        </w:tc>
        <w:tc>
          <w:tcPr>
            <w:tcW w:w="7178" w:type="dxa"/>
          </w:tcPr>
          <w:p w14:paraId="19301B16" w14:textId="77777777" w:rsidR="00BA61B7" w:rsidRDefault="00BA61B7" w:rsidP="00BA61B7">
            <w:pPr>
              <w:jc w:val="both"/>
              <w:rPr>
                <w:sz w:val="20"/>
                <w:szCs w:val="20"/>
              </w:rPr>
            </w:pPr>
          </w:p>
          <w:p w14:paraId="0AE6D222" w14:textId="179F13E2" w:rsidR="00BA61B7" w:rsidRDefault="00BA61B7" w:rsidP="00BA61B7">
            <w:pPr>
              <w:jc w:val="both"/>
              <w:rPr>
                <w:sz w:val="20"/>
                <w:szCs w:val="20"/>
              </w:rPr>
            </w:pPr>
            <w:r>
              <w:rPr>
                <w:rFonts w:hint="eastAsia"/>
                <w:sz w:val="20"/>
                <w:szCs w:val="20"/>
              </w:rPr>
              <w:t>HADES Characterization to calculate (based on intent-to-treat)</w:t>
            </w:r>
          </w:p>
          <w:p w14:paraId="1BBF824F" w14:textId="1B7B5888" w:rsidR="00BA61B7" w:rsidRDefault="00BA61B7" w:rsidP="00BA61B7">
            <w:pPr>
              <w:pStyle w:val="ListParagraph"/>
              <w:numPr>
                <w:ilvl w:val="0"/>
                <w:numId w:val="27"/>
              </w:numPr>
              <w:jc w:val="both"/>
              <w:rPr>
                <w:sz w:val="20"/>
                <w:szCs w:val="20"/>
              </w:rPr>
            </w:pPr>
            <w:r>
              <w:rPr>
                <w:rFonts w:hint="eastAsia"/>
                <w:sz w:val="20"/>
                <w:szCs w:val="20"/>
              </w:rPr>
              <w:t>Incidence in GLP-1 RA (#outcomes during GLP1 exposure period/total person days)</w:t>
            </w:r>
          </w:p>
          <w:p w14:paraId="499B93ED" w14:textId="7C209751" w:rsidR="00BA61B7" w:rsidRDefault="00BA61B7" w:rsidP="00BA61B7">
            <w:pPr>
              <w:pStyle w:val="ListParagraph"/>
              <w:numPr>
                <w:ilvl w:val="0"/>
                <w:numId w:val="27"/>
              </w:numPr>
              <w:jc w:val="both"/>
              <w:rPr>
                <w:sz w:val="20"/>
                <w:szCs w:val="20"/>
              </w:rPr>
            </w:pPr>
            <w:r>
              <w:rPr>
                <w:rFonts w:hint="eastAsia"/>
                <w:sz w:val="20"/>
                <w:szCs w:val="20"/>
              </w:rPr>
              <w:t xml:space="preserve">Incidence in </w:t>
            </w:r>
            <w:r w:rsidR="00B53CB6">
              <w:rPr>
                <w:sz w:val="20"/>
                <w:szCs w:val="20"/>
              </w:rPr>
              <w:t xml:space="preserve">comparator groups (SGLT2 and DPP4) </w:t>
            </w:r>
            <w:r>
              <w:rPr>
                <w:rFonts w:hint="eastAsia"/>
                <w:sz w:val="20"/>
                <w:szCs w:val="20"/>
              </w:rPr>
              <w:t>(#outcomes during non-GLP1 exposure period/total person days)</w:t>
            </w:r>
          </w:p>
          <w:p w14:paraId="718BA4CC" w14:textId="746219A9" w:rsidR="00BA61B7" w:rsidRPr="001F2F79" w:rsidRDefault="00BA61B7" w:rsidP="001F2F79">
            <w:pPr>
              <w:jc w:val="both"/>
              <w:rPr>
                <w:sz w:val="20"/>
                <w:szCs w:val="20"/>
              </w:rPr>
            </w:pPr>
          </w:p>
        </w:tc>
      </w:tr>
      <w:tr w:rsidR="00BA61B7" w14:paraId="144C3FBA" w14:textId="77777777" w:rsidTr="3A9A7885">
        <w:tc>
          <w:tcPr>
            <w:tcW w:w="1838" w:type="dxa"/>
          </w:tcPr>
          <w:p w14:paraId="6A8229C4" w14:textId="77777777" w:rsidR="00BA61B7" w:rsidRDefault="00BA61B7" w:rsidP="001033A0">
            <w:pPr>
              <w:jc w:val="both"/>
              <w:rPr>
                <w:b/>
                <w:bCs/>
                <w:sz w:val="20"/>
                <w:szCs w:val="20"/>
              </w:rPr>
            </w:pPr>
          </w:p>
          <w:p w14:paraId="11B92AFA" w14:textId="77777777" w:rsidR="00BA61B7" w:rsidRDefault="00BA61B7" w:rsidP="001033A0">
            <w:pPr>
              <w:jc w:val="both"/>
              <w:rPr>
                <w:b/>
                <w:bCs/>
                <w:sz w:val="20"/>
                <w:szCs w:val="20"/>
              </w:rPr>
            </w:pPr>
            <w:r>
              <w:rPr>
                <w:rFonts w:hint="eastAsia"/>
                <w:b/>
                <w:bCs/>
                <w:sz w:val="20"/>
                <w:szCs w:val="20"/>
              </w:rPr>
              <w:t>Time-to-Event</w:t>
            </w:r>
          </w:p>
          <w:p w14:paraId="5943D481" w14:textId="38A69A81" w:rsidR="00BA61B7" w:rsidRDefault="00BA61B7" w:rsidP="001033A0">
            <w:pPr>
              <w:jc w:val="both"/>
              <w:rPr>
                <w:b/>
                <w:bCs/>
                <w:sz w:val="20"/>
                <w:szCs w:val="20"/>
              </w:rPr>
            </w:pPr>
          </w:p>
        </w:tc>
        <w:tc>
          <w:tcPr>
            <w:tcW w:w="7178" w:type="dxa"/>
          </w:tcPr>
          <w:p w14:paraId="623F394C" w14:textId="77777777" w:rsidR="00BA61B7" w:rsidRDefault="00BA61B7" w:rsidP="00BA61B7">
            <w:pPr>
              <w:jc w:val="both"/>
              <w:rPr>
                <w:sz w:val="20"/>
                <w:szCs w:val="20"/>
              </w:rPr>
            </w:pPr>
          </w:p>
          <w:p w14:paraId="1A3C3F11" w14:textId="681B7FA0" w:rsidR="00BA61B7" w:rsidRDefault="0C2C9760" w:rsidP="00BA61B7">
            <w:pPr>
              <w:jc w:val="both"/>
              <w:rPr>
                <w:sz w:val="20"/>
                <w:szCs w:val="20"/>
              </w:rPr>
            </w:pPr>
            <w:r w:rsidRPr="3A9A7885">
              <w:rPr>
                <w:sz w:val="20"/>
                <w:szCs w:val="20"/>
              </w:rPr>
              <w:t xml:space="preserve">Calculate time to incidence of outcome. </w:t>
            </w:r>
            <w:r w:rsidR="5289B144" w:rsidRPr="3A9A7885">
              <w:rPr>
                <w:sz w:val="20"/>
                <w:szCs w:val="20"/>
              </w:rPr>
              <w:t>(what is the follow-up time)</w:t>
            </w:r>
          </w:p>
        </w:tc>
      </w:tr>
    </w:tbl>
    <w:p w14:paraId="4675F690" w14:textId="77777777" w:rsidR="00BA61B7" w:rsidRDefault="00BA61B7" w:rsidP="001033A0">
      <w:pPr>
        <w:jc w:val="both"/>
      </w:pPr>
    </w:p>
    <w:tbl>
      <w:tblPr>
        <w:tblStyle w:val="TableGrid"/>
        <w:tblW w:w="0" w:type="auto"/>
        <w:tblLook w:val="04A0" w:firstRow="1" w:lastRow="0" w:firstColumn="1" w:lastColumn="0" w:noHBand="0" w:noVBand="1"/>
      </w:tblPr>
      <w:tblGrid>
        <w:gridCol w:w="1838"/>
        <w:gridCol w:w="7178"/>
      </w:tblGrid>
      <w:tr w:rsidR="000F51DB" w:rsidRPr="00BA61B7" w14:paraId="17948EB6" w14:textId="77777777" w:rsidTr="3A9A7885">
        <w:tc>
          <w:tcPr>
            <w:tcW w:w="9016" w:type="dxa"/>
            <w:gridSpan w:val="2"/>
          </w:tcPr>
          <w:p w14:paraId="394B44A0" w14:textId="0517F2F5" w:rsidR="000F51DB" w:rsidRPr="00BA61B7" w:rsidRDefault="000F51DB">
            <w:pPr>
              <w:jc w:val="both"/>
              <w:rPr>
                <w:b/>
                <w:bCs/>
              </w:rPr>
            </w:pPr>
            <w:r>
              <w:rPr>
                <w:rFonts w:hint="eastAsia"/>
                <w:b/>
                <w:bCs/>
              </w:rPr>
              <w:t xml:space="preserve">Cohort Study </w:t>
            </w:r>
          </w:p>
        </w:tc>
      </w:tr>
      <w:tr w:rsidR="000F51DB" w:rsidRPr="00BA61B7" w14:paraId="0D1758C0" w14:textId="77777777" w:rsidTr="3A9A7885">
        <w:tc>
          <w:tcPr>
            <w:tcW w:w="1838" w:type="dxa"/>
          </w:tcPr>
          <w:p w14:paraId="393394C4" w14:textId="77777777" w:rsidR="000F51DB" w:rsidRDefault="000F51DB">
            <w:pPr>
              <w:jc w:val="both"/>
              <w:rPr>
                <w:b/>
                <w:bCs/>
                <w:sz w:val="20"/>
                <w:szCs w:val="20"/>
              </w:rPr>
            </w:pPr>
          </w:p>
          <w:p w14:paraId="0ADEE2F8" w14:textId="6DDFDEC5" w:rsidR="000F51DB" w:rsidRDefault="000F51DB">
            <w:pPr>
              <w:jc w:val="both"/>
              <w:rPr>
                <w:b/>
                <w:bCs/>
                <w:sz w:val="20"/>
                <w:szCs w:val="20"/>
              </w:rPr>
            </w:pPr>
            <w:r>
              <w:rPr>
                <w:rFonts w:hint="eastAsia"/>
                <w:b/>
                <w:bCs/>
                <w:sz w:val="20"/>
                <w:szCs w:val="20"/>
              </w:rPr>
              <w:t>Comparative Cohort Study</w:t>
            </w:r>
          </w:p>
          <w:p w14:paraId="23B60DAD" w14:textId="77777777" w:rsidR="000F51DB" w:rsidRPr="00BA61B7" w:rsidRDefault="000F51DB">
            <w:pPr>
              <w:jc w:val="both"/>
              <w:rPr>
                <w:b/>
                <w:bCs/>
                <w:sz w:val="20"/>
                <w:szCs w:val="20"/>
              </w:rPr>
            </w:pPr>
          </w:p>
        </w:tc>
        <w:tc>
          <w:tcPr>
            <w:tcW w:w="7178" w:type="dxa"/>
          </w:tcPr>
          <w:p w14:paraId="1A376790" w14:textId="77777777" w:rsidR="000F51DB" w:rsidRDefault="000F51DB">
            <w:pPr>
              <w:jc w:val="both"/>
              <w:rPr>
                <w:sz w:val="20"/>
                <w:szCs w:val="20"/>
              </w:rPr>
            </w:pPr>
          </w:p>
          <w:p w14:paraId="5839EE56" w14:textId="77777777" w:rsidR="000F51DB" w:rsidRDefault="000F51DB" w:rsidP="000F51DB">
            <w:pPr>
              <w:jc w:val="both"/>
              <w:rPr>
                <w:sz w:val="20"/>
                <w:szCs w:val="20"/>
              </w:rPr>
            </w:pPr>
            <w:r>
              <w:rPr>
                <w:rFonts w:hint="eastAsia"/>
                <w:sz w:val="20"/>
                <w:szCs w:val="20"/>
              </w:rPr>
              <w:t xml:space="preserve">HADES </w:t>
            </w:r>
            <w:proofErr w:type="spellStart"/>
            <w:r>
              <w:rPr>
                <w:rFonts w:hint="eastAsia"/>
                <w:sz w:val="20"/>
                <w:szCs w:val="20"/>
              </w:rPr>
              <w:t>CohortMethod</w:t>
            </w:r>
            <w:proofErr w:type="spellEnd"/>
            <w:r>
              <w:rPr>
                <w:rFonts w:hint="eastAsia"/>
                <w:sz w:val="20"/>
                <w:szCs w:val="20"/>
              </w:rPr>
              <w:t xml:space="preserve"> + Cyclops. </w:t>
            </w:r>
          </w:p>
          <w:p w14:paraId="2CB18232" w14:textId="77777777" w:rsidR="000F51DB" w:rsidRDefault="000F51DB" w:rsidP="000F51DB">
            <w:pPr>
              <w:pStyle w:val="ListParagraph"/>
              <w:numPr>
                <w:ilvl w:val="0"/>
                <w:numId w:val="28"/>
              </w:numPr>
              <w:jc w:val="both"/>
              <w:rPr>
                <w:sz w:val="20"/>
                <w:szCs w:val="20"/>
              </w:rPr>
            </w:pPr>
            <w:r>
              <w:rPr>
                <w:rFonts w:hint="eastAsia"/>
                <w:sz w:val="20"/>
                <w:szCs w:val="20"/>
              </w:rPr>
              <w:t xml:space="preserve">Large-scale propensity score to match exposure cohorts with comparators. </w:t>
            </w:r>
          </w:p>
          <w:p w14:paraId="3385717D" w14:textId="17E4C138" w:rsidR="000F51DB" w:rsidRDefault="000F51DB" w:rsidP="000F51DB">
            <w:pPr>
              <w:pStyle w:val="ListParagraph"/>
              <w:numPr>
                <w:ilvl w:val="0"/>
                <w:numId w:val="28"/>
              </w:numPr>
              <w:jc w:val="both"/>
              <w:rPr>
                <w:sz w:val="20"/>
                <w:szCs w:val="20"/>
              </w:rPr>
            </w:pPr>
            <w:r>
              <w:rPr>
                <w:rFonts w:hint="eastAsia"/>
                <w:sz w:val="20"/>
                <w:szCs w:val="20"/>
              </w:rPr>
              <w:t>Sensitivity analysis based on year restriction</w:t>
            </w:r>
          </w:p>
          <w:p w14:paraId="55D6FECA" w14:textId="0959FBDC" w:rsidR="000F51DB" w:rsidRDefault="0C2C9760" w:rsidP="000F51DB">
            <w:pPr>
              <w:pStyle w:val="ListParagraph"/>
              <w:numPr>
                <w:ilvl w:val="0"/>
                <w:numId w:val="28"/>
              </w:numPr>
              <w:jc w:val="both"/>
              <w:rPr>
                <w:sz w:val="20"/>
                <w:szCs w:val="20"/>
              </w:rPr>
            </w:pPr>
            <w:r w:rsidRPr="3A9A7885">
              <w:rPr>
                <w:sz w:val="20"/>
                <w:szCs w:val="20"/>
              </w:rPr>
              <w:t xml:space="preserve">Cox proportional hazards to estimate risk of </w:t>
            </w:r>
            <w:r w:rsidR="00B30877">
              <w:rPr>
                <w:rFonts w:hint="eastAsia"/>
                <w:sz w:val="20"/>
                <w:szCs w:val="20"/>
              </w:rPr>
              <w:t xml:space="preserve">ALI </w:t>
            </w:r>
            <w:r w:rsidR="00B53CB6">
              <w:rPr>
                <w:sz w:val="20"/>
                <w:szCs w:val="20"/>
              </w:rPr>
              <w:t>v</w:t>
            </w:r>
            <w:r w:rsidRPr="3A9A7885">
              <w:rPr>
                <w:sz w:val="20"/>
                <w:szCs w:val="20"/>
              </w:rPr>
              <w:t>ia ITT</w:t>
            </w:r>
          </w:p>
          <w:p w14:paraId="152D432D" w14:textId="2712A8D7" w:rsidR="000F51DB" w:rsidRPr="000F51DB" w:rsidRDefault="000F51DB" w:rsidP="000F51DB">
            <w:pPr>
              <w:pStyle w:val="ListParagraph"/>
              <w:numPr>
                <w:ilvl w:val="0"/>
                <w:numId w:val="28"/>
              </w:numPr>
              <w:jc w:val="both"/>
              <w:rPr>
                <w:sz w:val="20"/>
                <w:szCs w:val="20"/>
              </w:rPr>
            </w:pPr>
            <w:r>
              <w:rPr>
                <w:rFonts w:hint="eastAsia"/>
                <w:sz w:val="20"/>
                <w:szCs w:val="20"/>
              </w:rPr>
              <w:t>Residual bias via negative controls</w:t>
            </w:r>
          </w:p>
          <w:p w14:paraId="646B8D44" w14:textId="5D319EE6" w:rsidR="000F51DB" w:rsidRPr="000F51DB" w:rsidRDefault="000F51DB" w:rsidP="000F51DB">
            <w:pPr>
              <w:jc w:val="both"/>
              <w:rPr>
                <w:sz w:val="20"/>
                <w:szCs w:val="20"/>
              </w:rPr>
            </w:pPr>
          </w:p>
        </w:tc>
      </w:tr>
    </w:tbl>
    <w:p w14:paraId="2F2F0122" w14:textId="77777777" w:rsidR="000F51DB" w:rsidRDefault="000F51DB" w:rsidP="001033A0">
      <w:pPr>
        <w:jc w:val="both"/>
      </w:pPr>
    </w:p>
    <w:p w14:paraId="7EE5031C" w14:textId="77777777" w:rsidR="000F51DB" w:rsidRDefault="000F51DB" w:rsidP="001033A0">
      <w:pPr>
        <w:jc w:val="both"/>
      </w:pPr>
    </w:p>
    <w:p w14:paraId="540BC65E" w14:textId="77777777" w:rsidR="0030756D" w:rsidRDefault="0030756D" w:rsidP="001033A0">
      <w:pPr>
        <w:jc w:val="both"/>
        <w:rPr>
          <w:rFonts w:asciiTheme="majorHAnsi" w:eastAsiaTheme="majorEastAsia" w:hAnsiTheme="majorHAnsi" w:cstheme="majorBidi"/>
          <w:color w:val="0F4761" w:themeColor="accent1" w:themeShade="BF"/>
          <w:sz w:val="40"/>
          <w:szCs w:val="40"/>
        </w:rPr>
      </w:pPr>
      <w:r>
        <w:br w:type="page"/>
      </w:r>
    </w:p>
    <w:p w14:paraId="461EC897" w14:textId="46079B0A" w:rsidR="00275EB6" w:rsidRDefault="00B57A5D" w:rsidP="00B57A5D">
      <w:pPr>
        <w:pStyle w:val="Heading1"/>
        <w:jc w:val="both"/>
      </w:pPr>
      <w:bookmarkStart w:id="33" w:name="_Toc179138792"/>
      <w:r>
        <w:rPr>
          <w:rFonts w:hint="eastAsia"/>
        </w:rPr>
        <w:lastRenderedPageBreak/>
        <w:t>Study Diagnostic Thresholds</w:t>
      </w:r>
      <w:bookmarkEnd w:id="33"/>
    </w:p>
    <w:p w14:paraId="0A1942F9" w14:textId="03B2889C" w:rsidR="00B57A5D" w:rsidRDefault="00B57A5D" w:rsidP="00B57A5D">
      <w:pPr>
        <w:pStyle w:val="ListParagraph"/>
        <w:numPr>
          <w:ilvl w:val="0"/>
          <w:numId w:val="30"/>
        </w:numPr>
      </w:pPr>
      <w:r>
        <w:rPr>
          <w:rFonts w:hint="eastAsia"/>
        </w:rPr>
        <w:t>PS distribution</w:t>
      </w:r>
    </w:p>
    <w:p w14:paraId="7FFF8C5F" w14:textId="1DF8D862" w:rsidR="00B57A5D" w:rsidRDefault="00B57A5D" w:rsidP="00B57A5D">
      <w:pPr>
        <w:pStyle w:val="ListParagraph"/>
        <w:numPr>
          <w:ilvl w:val="0"/>
          <w:numId w:val="30"/>
        </w:numPr>
      </w:pPr>
      <w:r>
        <w:rPr>
          <w:rFonts w:hint="eastAsia"/>
        </w:rPr>
        <w:t>Patient characteristics table before/after PS adjustment</w:t>
      </w:r>
    </w:p>
    <w:p w14:paraId="6CB69E20" w14:textId="6A665F55" w:rsidR="00B57A5D" w:rsidRDefault="00B57A5D" w:rsidP="00B57A5D">
      <w:pPr>
        <w:pStyle w:val="ListParagraph"/>
        <w:numPr>
          <w:ilvl w:val="0"/>
          <w:numId w:val="30"/>
        </w:numPr>
      </w:pPr>
      <w:r>
        <w:rPr>
          <w:rFonts w:hint="eastAsia"/>
        </w:rPr>
        <w:t>Negative control calibration plot for RB</w:t>
      </w:r>
    </w:p>
    <w:p w14:paraId="444BDF31" w14:textId="081C4834" w:rsidR="00B57A5D" w:rsidRPr="00B57A5D" w:rsidRDefault="00B57A5D" w:rsidP="00B57A5D">
      <w:pPr>
        <w:pStyle w:val="ListParagraph"/>
        <w:numPr>
          <w:ilvl w:val="0"/>
          <w:numId w:val="30"/>
        </w:numPr>
      </w:pPr>
      <w:r>
        <w:rPr>
          <w:rFonts w:hint="eastAsia"/>
        </w:rPr>
        <w:t>Kaplan-Meier plots for Cox</w:t>
      </w:r>
      <w:r w:rsidR="00B53CB6">
        <w:t xml:space="preserve"> proportional hazards</w:t>
      </w:r>
    </w:p>
    <w:tbl>
      <w:tblPr>
        <w:tblStyle w:val="TableGrid"/>
        <w:tblW w:w="0" w:type="auto"/>
        <w:tblLook w:val="04A0" w:firstRow="1" w:lastRow="0" w:firstColumn="1" w:lastColumn="0" w:noHBand="0" w:noVBand="1"/>
      </w:tblPr>
      <w:tblGrid>
        <w:gridCol w:w="2830"/>
        <w:gridCol w:w="6186"/>
      </w:tblGrid>
      <w:tr w:rsidR="00B57A5D" w:rsidRPr="00BA61B7" w14:paraId="667B6BCB" w14:textId="77777777" w:rsidTr="3A9A7885">
        <w:tc>
          <w:tcPr>
            <w:tcW w:w="9016" w:type="dxa"/>
            <w:gridSpan w:val="2"/>
          </w:tcPr>
          <w:p w14:paraId="4E0D1214" w14:textId="77777777" w:rsidR="00B57A5D" w:rsidRPr="00BA61B7" w:rsidRDefault="00B57A5D">
            <w:pPr>
              <w:jc w:val="both"/>
              <w:rPr>
                <w:b/>
                <w:bCs/>
              </w:rPr>
            </w:pPr>
            <w:r>
              <w:rPr>
                <w:rFonts w:hint="eastAsia"/>
                <w:b/>
                <w:bCs/>
              </w:rPr>
              <w:t xml:space="preserve">Cohort Study </w:t>
            </w:r>
          </w:p>
        </w:tc>
      </w:tr>
      <w:tr w:rsidR="00B57A5D" w:rsidRPr="00BA61B7" w14:paraId="00A5500F" w14:textId="77777777" w:rsidTr="3A9A7885">
        <w:tc>
          <w:tcPr>
            <w:tcW w:w="2830" w:type="dxa"/>
          </w:tcPr>
          <w:p w14:paraId="2DD89AA6" w14:textId="36D67B05" w:rsidR="00B57A5D" w:rsidRPr="00BA61B7" w:rsidRDefault="00B57A5D">
            <w:pPr>
              <w:jc w:val="both"/>
              <w:rPr>
                <w:b/>
                <w:bCs/>
                <w:sz w:val="20"/>
                <w:szCs w:val="20"/>
              </w:rPr>
            </w:pPr>
            <w:r>
              <w:rPr>
                <w:rFonts w:hint="eastAsia"/>
                <w:b/>
                <w:bCs/>
                <w:sz w:val="20"/>
                <w:szCs w:val="20"/>
              </w:rPr>
              <w:t>Covariate Balance (SMD)</w:t>
            </w:r>
          </w:p>
        </w:tc>
        <w:tc>
          <w:tcPr>
            <w:tcW w:w="6186" w:type="dxa"/>
          </w:tcPr>
          <w:p w14:paraId="6C9DE69F" w14:textId="07F60002" w:rsidR="00B57A5D" w:rsidRPr="000F51DB" w:rsidRDefault="00B57A5D">
            <w:pPr>
              <w:jc w:val="both"/>
              <w:rPr>
                <w:sz w:val="20"/>
                <w:szCs w:val="20"/>
              </w:rPr>
            </w:pPr>
            <w:r>
              <w:rPr>
                <w:rFonts w:hint="eastAsia"/>
                <w:sz w:val="20"/>
                <w:szCs w:val="20"/>
              </w:rPr>
              <w:t>&lt;0.1</w:t>
            </w:r>
          </w:p>
        </w:tc>
      </w:tr>
      <w:tr w:rsidR="00B57A5D" w:rsidRPr="00BA61B7" w14:paraId="265D725B" w14:textId="77777777" w:rsidTr="3A9A7885">
        <w:tc>
          <w:tcPr>
            <w:tcW w:w="2830" w:type="dxa"/>
          </w:tcPr>
          <w:p w14:paraId="51C0D17E" w14:textId="485A6737" w:rsidR="00B57A5D" w:rsidRDefault="00B57A5D">
            <w:pPr>
              <w:jc w:val="both"/>
              <w:rPr>
                <w:b/>
                <w:bCs/>
                <w:sz w:val="20"/>
                <w:szCs w:val="20"/>
              </w:rPr>
            </w:pPr>
            <w:r>
              <w:rPr>
                <w:rFonts w:hint="eastAsia"/>
                <w:b/>
                <w:bCs/>
                <w:sz w:val="20"/>
                <w:szCs w:val="20"/>
              </w:rPr>
              <w:t>Empirical Equipoise (PS)</w:t>
            </w:r>
          </w:p>
        </w:tc>
        <w:tc>
          <w:tcPr>
            <w:tcW w:w="6186" w:type="dxa"/>
          </w:tcPr>
          <w:p w14:paraId="6D31B0ED" w14:textId="7B063585" w:rsidR="00B57A5D" w:rsidRDefault="4D77F716">
            <w:pPr>
              <w:jc w:val="both"/>
              <w:rPr>
                <w:sz w:val="20"/>
                <w:szCs w:val="20"/>
              </w:rPr>
            </w:pPr>
            <w:r w:rsidRPr="3A9A7885">
              <w:rPr>
                <w:sz w:val="20"/>
                <w:szCs w:val="20"/>
              </w:rPr>
              <w:t xml:space="preserve"> </w:t>
            </w:r>
            <w:commentRangeStart w:id="34"/>
            <w:r w:rsidRPr="3A9A7885">
              <w:rPr>
                <w:sz w:val="20"/>
                <w:szCs w:val="20"/>
              </w:rPr>
              <w:t xml:space="preserve">Preference score distribution overlap </w:t>
            </w:r>
            <w:r w:rsidR="015A7DAA" w:rsidRPr="3A9A7885">
              <w:rPr>
                <w:sz w:val="20"/>
                <w:szCs w:val="20"/>
              </w:rPr>
              <w:t xml:space="preserve">Equipoise &gt; </w:t>
            </w:r>
            <w:r w:rsidR="0E3AD5CB" w:rsidRPr="3A9A7885">
              <w:rPr>
                <w:sz w:val="20"/>
                <w:szCs w:val="20"/>
              </w:rPr>
              <w:t>0.</w:t>
            </w:r>
            <w:r w:rsidR="5AE679F7" w:rsidRPr="3A9A7885">
              <w:rPr>
                <w:sz w:val="20"/>
                <w:szCs w:val="20"/>
              </w:rPr>
              <w:t>25</w:t>
            </w:r>
            <w:commentRangeEnd w:id="34"/>
            <w:r w:rsidR="00B57A5D">
              <w:rPr>
                <w:rStyle w:val="CommentReference"/>
              </w:rPr>
              <w:commentReference w:id="34"/>
            </w:r>
          </w:p>
        </w:tc>
      </w:tr>
      <w:tr w:rsidR="00B57A5D" w:rsidRPr="00BA61B7" w14:paraId="292C1D21" w14:textId="77777777" w:rsidTr="3A9A7885">
        <w:tc>
          <w:tcPr>
            <w:tcW w:w="2830" w:type="dxa"/>
          </w:tcPr>
          <w:p w14:paraId="71CED7AB" w14:textId="7DE9ACD8" w:rsidR="00B57A5D" w:rsidRDefault="00B57A5D">
            <w:pPr>
              <w:jc w:val="both"/>
              <w:rPr>
                <w:b/>
                <w:bCs/>
                <w:sz w:val="20"/>
                <w:szCs w:val="20"/>
              </w:rPr>
            </w:pPr>
            <w:r>
              <w:rPr>
                <w:rFonts w:hint="eastAsia"/>
                <w:b/>
                <w:bCs/>
                <w:sz w:val="20"/>
                <w:szCs w:val="20"/>
              </w:rPr>
              <w:t>Residual Bias (EASE)</w:t>
            </w:r>
          </w:p>
        </w:tc>
        <w:tc>
          <w:tcPr>
            <w:tcW w:w="6186" w:type="dxa"/>
          </w:tcPr>
          <w:p w14:paraId="2734A1B3" w14:textId="2947C9B0" w:rsidR="00B57A5D" w:rsidRDefault="00B57A5D">
            <w:pPr>
              <w:jc w:val="both"/>
              <w:rPr>
                <w:sz w:val="20"/>
                <w:szCs w:val="20"/>
              </w:rPr>
            </w:pPr>
            <w:r>
              <w:rPr>
                <w:rFonts w:hint="eastAsia"/>
                <w:sz w:val="20"/>
                <w:szCs w:val="20"/>
              </w:rPr>
              <w:t>&lt;0.25</w:t>
            </w:r>
          </w:p>
        </w:tc>
      </w:tr>
      <w:tr w:rsidR="00B57A5D" w:rsidRPr="00BA61B7" w14:paraId="0E4AEFF3" w14:textId="77777777" w:rsidTr="3A9A7885">
        <w:tc>
          <w:tcPr>
            <w:tcW w:w="2830" w:type="dxa"/>
          </w:tcPr>
          <w:p w14:paraId="79AB93AA" w14:textId="19A86BA4" w:rsidR="00B57A5D" w:rsidRDefault="00B57A5D">
            <w:pPr>
              <w:jc w:val="both"/>
              <w:rPr>
                <w:b/>
                <w:bCs/>
                <w:sz w:val="20"/>
                <w:szCs w:val="20"/>
              </w:rPr>
            </w:pPr>
            <w:r>
              <w:rPr>
                <w:rFonts w:hint="eastAsia"/>
                <w:b/>
                <w:bCs/>
                <w:sz w:val="20"/>
                <w:szCs w:val="20"/>
              </w:rPr>
              <w:t>Meta-analysis Heterogeneity</w:t>
            </w:r>
          </w:p>
        </w:tc>
        <w:tc>
          <w:tcPr>
            <w:tcW w:w="6186" w:type="dxa"/>
          </w:tcPr>
          <w:p w14:paraId="464CE070" w14:textId="5FC2AA34" w:rsidR="00B57A5D" w:rsidRDefault="00B57A5D">
            <w:pPr>
              <w:jc w:val="both"/>
              <w:rPr>
                <w:sz w:val="20"/>
                <w:szCs w:val="20"/>
              </w:rPr>
            </w:pPr>
            <w:r>
              <w:rPr>
                <w:rFonts w:hint="eastAsia"/>
                <w:sz w:val="20"/>
                <w:szCs w:val="20"/>
              </w:rPr>
              <w:t>&lt;0.4</w:t>
            </w:r>
          </w:p>
        </w:tc>
      </w:tr>
      <w:tr w:rsidR="00B57A5D" w:rsidRPr="00BA61B7" w14:paraId="73E1CD10" w14:textId="77777777" w:rsidTr="3A9A7885">
        <w:tc>
          <w:tcPr>
            <w:tcW w:w="2830" w:type="dxa"/>
          </w:tcPr>
          <w:p w14:paraId="314E5BE6" w14:textId="3D14A47D" w:rsidR="00B57A5D" w:rsidRDefault="00B57A5D">
            <w:pPr>
              <w:jc w:val="both"/>
              <w:rPr>
                <w:b/>
                <w:bCs/>
                <w:sz w:val="20"/>
                <w:szCs w:val="20"/>
              </w:rPr>
            </w:pPr>
            <w:r>
              <w:rPr>
                <w:rFonts w:hint="eastAsia"/>
                <w:b/>
                <w:bCs/>
                <w:sz w:val="20"/>
                <w:szCs w:val="20"/>
              </w:rPr>
              <w:t>Meta-analysis MDRR</w:t>
            </w:r>
          </w:p>
        </w:tc>
        <w:tc>
          <w:tcPr>
            <w:tcW w:w="6186" w:type="dxa"/>
          </w:tcPr>
          <w:p w14:paraId="26285216" w14:textId="47E082B5" w:rsidR="00B57A5D" w:rsidRDefault="00B57A5D">
            <w:pPr>
              <w:jc w:val="both"/>
              <w:rPr>
                <w:sz w:val="20"/>
                <w:szCs w:val="20"/>
              </w:rPr>
            </w:pPr>
            <w:r>
              <w:rPr>
                <w:rFonts w:hint="eastAsia"/>
                <w:sz w:val="20"/>
                <w:szCs w:val="20"/>
              </w:rPr>
              <w:t>&lt;10</w:t>
            </w:r>
          </w:p>
        </w:tc>
      </w:tr>
    </w:tbl>
    <w:p w14:paraId="60FD114F" w14:textId="77777777" w:rsidR="00B57A5D" w:rsidRDefault="00B57A5D" w:rsidP="00B57A5D">
      <w:pPr>
        <w:jc w:val="both"/>
      </w:pPr>
    </w:p>
    <w:p w14:paraId="79124C7B" w14:textId="77777777" w:rsidR="00B57A5D" w:rsidRPr="00275EB6" w:rsidRDefault="00B57A5D" w:rsidP="001033A0">
      <w:pPr>
        <w:jc w:val="both"/>
      </w:pPr>
    </w:p>
    <w:p w14:paraId="5C1B81FE" w14:textId="77777777" w:rsidR="0030756D" w:rsidRDefault="0030756D" w:rsidP="001033A0">
      <w:pPr>
        <w:jc w:val="both"/>
        <w:rPr>
          <w:rFonts w:asciiTheme="majorHAnsi" w:eastAsiaTheme="majorEastAsia" w:hAnsiTheme="majorHAnsi" w:cstheme="majorBidi"/>
          <w:color w:val="0F4761" w:themeColor="accent1" w:themeShade="BF"/>
          <w:sz w:val="40"/>
          <w:szCs w:val="40"/>
        </w:rPr>
      </w:pPr>
      <w:r>
        <w:br w:type="page"/>
      </w:r>
    </w:p>
    <w:p w14:paraId="6B516163" w14:textId="62C5DF7C" w:rsidR="00275EB6" w:rsidRDefault="00275EB6" w:rsidP="001033A0">
      <w:pPr>
        <w:pStyle w:val="Heading1"/>
        <w:jc w:val="both"/>
      </w:pPr>
      <w:bookmarkStart w:id="35" w:name="_Toc179138793"/>
      <w:r>
        <w:rPr>
          <w:rFonts w:hint="eastAsia"/>
        </w:rPr>
        <w:lastRenderedPageBreak/>
        <w:t>Strengths and Limitations</w:t>
      </w:r>
      <w:bookmarkEnd w:id="35"/>
    </w:p>
    <w:p w14:paraId="44CCBC68" w14:textId="11C4B3F5" w:rsidR="63825901" w:rsidRDefault="63825901" w:rsidP="3A9A7885">
      <w:pPr>
        <w:jc w:val="both"/>
      </w:pPr>
      <w:r>
        <w:t xml:space="preserve">Strengths: </w:t>
      </w:r>
    </w:p>
    <w:p w14:paraId="30AEDA01" w14:textId="615A20A5" w:rsidR="63825901" w:rsidRDefault="63825901" w:rsidP="00F6498E">
      <w:pPr>
        <w:pStyle w:val="ListParagraph"/>
        <w:numPr>
          <w:ilvl w:val="0"/>
          <w:numId w:val="2"/>
        </w:numPr>
        <w:jc w:val="both"/>
      </w:pPr>
      <w:r>
        <w:t xml:space="preserve">Large international network study providing generalisable insights across the </w:t>
      </w:r>
      <w:r w:rsidR="00B53CB6">
        <w:t>Asia</w:t>
      </w:r>
      <w:r>
        <w:t>-</w:t>
      </w:r>
      <w:r w:rsidR="00B53CB6">
        <w:t>P</w:t>
      </w:r>
      <w:r>
        <w:t xml:space="preserve">acific. </w:t>
      </w:r>
    </w:p>
    <w:p w14:paraId="5F84E5BE" w14:textId="4583D353" w:rsidR="3A9A7885" w:rsidRDefault="63825901" w:rsidP="00F6498E">
      <w:pPr>
        <w:pStyle w:val="ListParagraph"/>
        <w:numPr>
          <w:ilvl w:val="0"/>
          <w:numId w:val="2"/>
        </w:numPr>
        <w:jc w:val="both"/>
      </w:pPr>
      <w:r>
        <w:t xml:space="preserve">Robust diagnostics that will allow us to generate results that can be reproduced and that can be trusted. </w:t>
      </w:r>
    </w:p>
    <w:p w14:paraId="4D4141CF" w14:textId="30AA0C1D" w:rsidR="63825901" w:rsidRDefault="63825901" w:rsidP="3A9A7885">
      <w:pPr>
        <w:jc w:val="both"/>
      </w:pPr>
      <w:r>
        <w:t xml:space="preserve">Limitations: </w:t>
      </w:r>
    </w:p>
    <w:p w14:paraId="5B23D3AE" w14:textId="3F04FE52" w:rsidR="63825901" w:rsidRDefault="00B53CB6" w:rsidP="00F6498E">
      <w:pPr>
        <w:pStyle w:val="ListParagraph"/>
        <w:numPr>
          <w:ilvl w:val="0"/>
          <w:numId w:val="1"/>
        </w:numPr>
        <w:jc w:val="both"/>
      </w:pPr>
      <w:r>
        <w:t>Defining</w:t>
      </w:r>
      <w:r w:rsidR="63825901">
        <w:t xml:space="preserve"> acute liver injury is challenging and clinician-driven; the definition changes between care settings and institutions and therefore what may be consider ALI in one setting may not be classified the same way elsewhere. </w:t>
      </w:r>
    </w:p>
    <w:p w14:paraId="460160F2" w14:textId="6C098164" w:rsidR="3A9A7885" w:rsidRDefault="3A9A7885" w:rsidP="3A9A7885">
      <w:pPr>
        <w:jc w:val="both"/>
      </w:pPr>
    </w:p>
    <w:p w14:paraId="6EF57D98" w14:textId="77777777" w:rsidR="0030756D" w:rsidRDefault="0030756D" w:rsidP="001033A0">
      <w:pPr>
        <w:jc w:val="both"/>
        <w:rPr>
          <w:rFonts w:asciiTheme="majorHAnsi" w:eastAsiaTheme="majorEastAsia" w:hAnsiTheme="majorHAnsi" w:cstheme="majorBidi"/>
          <w:color w:val="0F4761" w:themeColor="accent1" w:themeShade="BF"/>
          <w:sz w:val="40"/>
          <w:szCs w:val="40"/>
        </w:rPr>
      </w:pPr>
      <w:r>
        <w:br w:type="page"/>
      </w:r>
    </w:p>
    <w:p w14:paraId="11C56C4C" w14:textId="2656E755" w:rsidR="00275EB6" w:rsidRDefault="00275EB6" w:rsidP="001033A0">
      <w:pPr>
        <w:pStyle w:val="Heading1"/>
        <w:jc w:val="both"/>
      </w:pPr>
      <w:bookmarkStart w:id="36" w:name="_Toc179138794"/>
      <w:r>
        <w:rPr>
          <w:rFonts w:hint="eastAsia"/>
        </w:rPr>
        <w:lastRenderedPageBreak/>
        <w:t>Protection of Human Subjects</w:t>
      </w:r>
      <w:bookmarkEnd w:id="36"/>
    </w:p>
    <w:p w14:paraId="52AC6283" w14:textId="7D5CB091" w:rsidR="0030756D" w:rsidRPr="005D6CAE" w:rsidRDefault="005D6CAE" w:rsidP="001033A0">
      <w:pPr>
        <w:jc w:val="both"/>
      </w:pPr>
      <w:r>
        <w:t>Participating</w:t>
      </w:r>
      <w:r>
        <w:rPr>
          <w:rFonts w:hint="eastAsia"/>
        </w:rPr>
        <w:t xml:space="preserve"> institutions should seek IRB approval for this study as necessary. </w:t>
      </w:r>
    </w:p>
    <w:p w14:paraId="35DC89FF" w14:textId="239628EA" w:rsidR="00275EB6" w:rsidRDefault="00275EB6" w:rsidP="001033A0">
      <w:pPr>
        <w:pStyle w:val="Heading1"/>
        <w:jc w:val="both"/>
      </w:pPr>
      <w:bookmarkStart w:id="37" w:name="_Toc179138795"/>
      <w:r>
        <w:rPr>
          <w:rFonts w:hint="eastAsia"/>
        </w:rPr>
        <w:t>Plans for Disseminating and Communicating Study Results</w:t>
      </w:r>
      <w:bookmarkEnd w:id="37"/>
    </w:p>
    <w:p w14:paraId="49B11066" w14:textId="2BE03AB2" w:rsidR="005D6CAE" w:rsidRPr="005D6CAE" w:rsidRDefault="005D6CAE" w:rsidP="005D6CAE">
      <w:r>
        <w:rPr>
          <w:rFonts w:hint="eastAsia"/>
        </w:rPr>
        <w:t xml:space="preserve">Results will be shared/discussed during the OHDSI APAC Symposium if sufficient data has been gathered. This work will be presented at conferences and published as a manuscript. </w:t>
      </w:r>
    </w:p>
    <w:p w14:paraId="6838195A" w14:textId="77777777" w:rsidR="00275EB6" w:rsidRDefault="00275EB6" w:rsidP="001033A0">
      <w:pPr>
        <w:jc w:val="both"/>
      </w:pPr>
    </w:p>
    <w:p w14:paraId="14F5C217" w14:textId="77777777" w:rsidR="0030756D" w:rsidRDefault="0030756D" w:rsidP="001033A0">
      <w:pPr>
        <w:jc w:val="both"/>
        <w:rPr>
          <w:rFonts w:asciiTheme="majorHAnsi" w:eastAsiaTheme="majorEastAsia" w:hAnsiTheme="majorHAnsi" w:cstheme="majorBidi"/>
          <w:color w:val="0F4761" w:themeColor="accent1" w:themeShade="BF"/>
          <w:sz w:val="40"/>
          <w:szCs w:val="40"/>
        </w:rPr>
      </w:pPr>
      <w:r>
        <w:br w:type="page"/>
      </w:r>
    </w:p>
    <w:p w14:paraId="5769B68C" w14:textId="3A4C1CB3" w:rsidR="00275EB6" w:rsidRDefault="00275EB6" w:rsidP="001033A0">
      <w:pPr>
        <w:pStyle w:val="Heading1"/>
        <w:jc w:val="both"/>
      </w:pPr>
      <w:bookmarkStart w:id="38" w:name="_Toc179138799"/>
      <w:r>
        <w:rPr>
          <w:rFonts w:hint="eastAsia"/>
        </w:rPr>
        <w:lastRenderedPageBreak/>
        <w:t>References</w:t>
      </w:r>
      <w:bookmarkEnd w:id="38"/>
    </w:p>
    <w:p w14:paraId="62F0D0A7" w14:textId="52BD71D6" w:rsidR="00F1624A" w:rsidRDefault="00F1624A" w:rsidP="00F1624A">
      <w:pPr>
        <w:jc w:val="both"/>
      </w:pPr>
      <w:r>
        <w:t xml:space="preserve">Salehi et al.  2024. Liraglutide and Liver Injury: Rare Case Report with Literature Review Endocrine, Metabolic &amp; Immune Disorders - Drug Targets </w:t>
      </w:r>
      <w:proofErr w:type="spellStart"/>
      <w:r>
        <w:t>doi</w:t>
      </w:r>
      <w:proofErr w:type="spellEnd"/>
      <w:r>
        <w:t>: 10.2174/0118715303180615231011053011</w:t>
      </w:r>
    </w:p>
    <w:p w14:paraId="77795676" w14:textId="250BFFBC" w:rsidR="00F1624A" w:rsidRDefault="00F1624A" w:rsidP="00F1624A">
      <w:pPr>
        <w:jc w:val="both"/>
      </w:pPr>
      <w:proofErr w:type="spellStart"/>
      <w:r>
        <w:t>Neahusan</w:t>
      </w:r>
      <w:proofErr w:type="spellEnd"/>
      <w:r>
        <w:t xml:space="preserve"> et al. 2021. Autoimmune Hepatitis-like Drug Injury of the Liver Associated with the Glucagon-like Peptide 1 (GLP-1) Agonist Dulaglutide</w:t>
      </w:r>
      <w:r>
        <w:rPr>
          <w:rFonts w:hint="eastAsia"/>
        </w:rPr>
        <w:t xml:space="preserve">. </w:t>
      </w:r>
      <w:r>
        <w:t xml:space="preserve">The American Journal of Gastroenterology </w:t>
      </w:r>
      <w:proofErr w:type="spellStart"/>
      <w:r>
        <w:t>doi</w:t>
      </w:r>
      <w:proofErr w:type="spellEnd"/>
      <w:r>
        <w:t xml:space="preserve">: 10.14309/01.ajg.0000785004.17193.b9 </w:t>
      </w:r>
    </w:p>
    <w:p w14:paraId="57718749" w14:textId="04F6F40B" w:rsidR="00275EB6" w:rsidRDefault="00F1624A" w:rsidP="00F1624A">
      <w:pPr>
        <w:jc w:val="both"/>
      </w:pPr>
      <w:r>
        <w:t xml:space="preserve">Parvataneni et al. 2021. An Exceedingly Rare Case of Liraglutide-Induced Liver Injury Case Rep </w:t>
      </w:r>
      <w:proofErr w:type="spellStart"/>
      <w:r>
        <w:t>Gastrointest</w:t>
      </w:r>
      <w:proofErr w:type="spellEnd"/>
      <w:r>
        <w:t xml:space="preserve"> Med.  </w:t>
      </w:r>
      <w:proofErr w:type="spellStart"/>
      <w:r>
        <w:t>doi</w:t>
      </w:r>
      <w:proofErr w:type="spellEnd"/>
      <w:r>
        <w:t>: 10.1155/2021/6306149</w:t>
      </w:r>
    </w:p>
    <w:p w14:paraId="1A620496" w14:textId="49D951E5" w:rsidR="00532161" w:rsidRDefault="00532161" w:rsidP="00F1624A">
      <w:pPr>
        <w:jc w:val="both"/>
      </w:pPr>
      <w:r w:rsidRPr="00532161">
        <w:t>Andrade, R. J., Chalasani, N., Björnsson, E. S., Suzuki, A., Kullak-</w:t>
      </w:r>
      <w:proofErr w:type="spellStart"/>
      <w:r w:rsidRPr="00532161">
        <w:t>Ublick</w:t>
      </w:r>
      <w:proofErr w:type="spellEnd"/>
      <w:r w:rsidRPr="00532161">
        <w:t xml:space="preserve">, G. A., Watkins, P. B., … Aithal, G. P. (2019). </w:t>
      </w:r>
      <w:r w:rsidRPr="00532161">
        <w:rPr>
          <w:i/>
          <w:iCs/>
        </w:rPr>
        <w:t>Drug-induced liver injury. Nature Reviews Disease Primers, 5(1).</w:t>
      </w:r>
      <w:r w:rsidRPr="00532161">
        <w:t xml:space="preserve"> doi:10.1038/s41572-019-0105-0 </w:t>
      </w:r>
    </w:p>
    <w:p w14:paraId="26C74984" w14:textId="55177399" w:rsidR="00F62158" w:rsidRDefault="00F62158" w:rsidP="00F1624A">
      <w:pPr>
        <w:jc w:val="both"/>
      </w:pPr>
      <w:r w:rsidRPr="00F62158">
        <w:t>Medicines Adverse Reactions Committee</w:t>
      </w:r>
      <w:r w:rsidRPr="00F62158">
        <w:rPr>
          <w:b/>
          <w:bCs/>
        </w:rPr>
        <w:t>.</w:t>
      </w:r>
      <w:r w:rsidRPr="00F62158">
        <w:t xml:space="preserve"> </w:t>
      </w:r>
      <w:r w:rsidRPr="00F62158">
        <w:rPr>
          <w:i/>
          <w:iCs/>
        </w:rPr>
        <w:t>GLP-1 Receptor Agonist and Liver Injury</w:t>
      </w:r>
      <w:r w:rsidRPr="00F62158">
        <w:t xml:space="preserve">. Wellington, NZ: </w:t>
      </w:r>
      <w:proofErr w:type="spellStart"/>
      <w:r w:rsidRPr="00F62158">
        <w:t>Medsafe</w:t>
      </w:r>
      <w:proofErr w:type="spellEnd"/>
      <w:r w:rsidRPr="00F62158">
        <w:t>; 10 March 2022. Confidential report.</w:t>
      </w:r>
    </w:p>
    <w:p w14:paraId="42563612" w14:textId="114C3D31" w:rsidR="006D0274" w:rsidRDefault="00F62158" w:rsidP="00F1624A">
      <w:pPr>
        <w:jc w:val="both"/>
      </w:pPr>
      <w:proofErr w:type="spellStart"/>
      <w:r w:rsidRPr="00F62158">
        <w:t>Hripcsak</w:t>
      </w:r>
      <w:proofErr w:type="spellEnd"/>
      <w:r w:rsidRPr="00F62158">
        <w:t xml:space="preserve"> et al. 2022. Large-scale evidence generation and evaluation across a network of databases for type 2 diabetes mellitus (LEGEND-T2DM): a protocol for a series of multinational, real-world comparative cardiovascular effectiveness and safety studies. </w:t>
      </w:r>
      <w:r w:rsidRPr="00F62158">
        <w:rPr>
          <w:i/>
          <w:iCs/>
        </w:rPr>
        <w:t>BMJ Open</w:t>
      </w:r>
      <w:r w:rsidRPr="00F62158">
        <w:t xml:space="preserve">. </w:t>
      </w:r>
      <w:proofErr w:type="spellStart"/>
      <w:r w:rsidRPr="00F62158">
        <w:t>doi</w:t>
      </w:r>
      <w:proofErr w:type="spellEnd"/>
      <w:r w:rsidRPr="00F62158">
        <w:t>: 10.1136/bmjopen-2021-053891</w:t>
      </w:r>
    </w:p>
    <w:p w14:paraId="2B9514D0" w14:textId="00511191" w:rsidR="00F62158" w:rsidRDefault="00F62158" w:rsidP="006D0274"/>
    <w:p w14:paraId="7BFBFA6A" w14:textId="09883CCC" w:rsidR="0030756D" w:rsidRDefault="0030756D" w:rsidP="001033A0">
      <w:pPr>
        <w:jc w:val="both"/>
        <w:rPr>
          <w:rFonts w:asciiTheme="majorHAnsi" w:eastAsiaTheme="majorEastAsia" w:hAnsiTheme="majorHAnsi" w:cstheme="majorBidi"/>
          <w:color w:val="0F4761" w:themeColor="accent1" w:themeShade="BF"/>
          <w:sz w:val="40"/>
          <w:szCs w:val="40"/>
        </w:rPr>
      </w:pPr>
    </w:p>
    <w:p w14:paraId="46A70182" w14:textId="77777777" w:rsidR="003B6143" w:rsidRPr="003B6143" w:rsidRDefault="003B6143" w:rsidP="003B6143"/>
    <w:p w14:paraId="06B47760" w14:textId="239628E9" w:rsidR="00275EB6" w:rsidRPr="003B6143" w:rsidRDefault="00275EB6" w:rsidP="003B6143">
      <w:pPr>
        <w:rPr>
          <w:rFonts w:eastAsiaTheme="majorEastAsia" w:cstheme="majorBidi"/>
          <w:color w:val="0F4761" w:themeColor="accent1" w:themeShade="BF"/>
        </w:rPr>
      </w:pPr>
    </w:p>
    <w:p w14:paraId="237A2D42" w14:textId="77777777" w:rsidR="003B6143" w:rsidRPr="003B6143" w:rsidRDefault="003B6143" w:rsidP="003B6143">
      <w:pPr>
        <w:rPr>
          <w:rFonts w:eastAsiaTheme="majorEastAsia" w:cstheme="majorBidi"/>
          <w:color w:val="0F4761" w:themeColor="accent1" w:themeShade="BF"/>
        </w:rPr>
      </w:pPr>
    </w:p>
    <w:sectPr w:rsidR="003B6143" w:rsidRPr="003B614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 w:author="Nicole Pratt" w:date="2024-10-29T15:04:00Z" w:initials="NP">
    <w:p w14:paraId="242EBD3B" w14:textId="1452939C" w:rsidR="005C1C3C" w:rsidRDefault="00000000">
      <w:pPr>
        <w:pStyle w:val="CommentText"/>
      </w:pPr>
      <w:r>
        <w:rPr>
          <w:rStyle w:val="CommentReference"/>
        </w:rPr>
        <w:annotationRef/>
      </w:r>
      <w:r w:rsidRPr="45D73DD7">
        <w:t>need to define first or second line here (or prior metformin or no prior metformin)?</w:t>
      </w:r>
    </w:p>
  </w:comment>
  <w:comment w:id="14" w:author="Nicole Pratt" w:date="2024-10-29T15:04:00Z" w:initials="NP">
    <w:p w14:paraId="5FB71DA5" w14:textId="77777777" w:rsidR="00C879CA" w:rsidRDefault="00C879CA" w:rsidP="00C879CA">
      <w:pPr>
        <w:pStyle w:val="CommentText"/>
      </w:pPr>
      <w:r>
        <w:rPr>
          <w:rStyle w:val="CommentReference"/>
        </w:rPr>
        <w:annotationRef/>
      </w:r>
      <w:r w:rsidRPr="45D73DD7">
        <w:t>need to define first or second line here (or prior metformin or no prior metformin)?</w:t>
      </w:r>
    </w:p>
  </w:comment>
  <w:comment w:id="15" w:author="Nicole Pratt" w:date="2024-10-29T15:04:00Z" w:initials="NP">
    <w:p w14:paraId="2E1A18B6" w14:textId="77777777" w:rsidR="00C879CA" w:rsidRDefault="00C879CA" w:rsidP="00C879CA">
      <w:pPr>
        <w:pStyle w:val="CommentText"/>
      </w:pPr>
      <w:r>
        <w:rPr>
          <w:rStyle w:val="CommentReference"/>
        </w:rPr>
        <w:annotationRef/>
      </w:r>
      <w:r w:rsidRPr="45D73DD7">
        <w:t>need to define first or second line here (or prior metformin or no prior metformin)?</w:t>
      </w:r>
    </w:p>
  </w:comment>
  <w:comment w:id="16" w:author="Nicole Pratt" w:date="2024-10-29T15:04:00Z" w:initials="NP">
    <w:p w14:paraId="35942913" w14:textId="77777777" w:rsidR="00C879CA" w:rsidRDefault="00C879CA" w:rsidP="00C879CA">
      <w:pPr>
        <w:pStyle w:val="CommentText"/>
      </w:pPr>
      <w:r>
        <w:rPr>
          <w:rStyle w:val="CommentReference"/>
        </w:rPr>
        <w:annotationRef/>
      </w:r>
      <w:r w:rsidRPr="45D73DD7">
        <w:t>need to define first or second line here (or prior metformin or no prior metformin)?</w:t>
      </w:r>
    </w:p>
  </w:comment>
  <w:comment w:id="19" w:author="Jack Janetzki" w:date="2024-11-04T15:45:00Z" w:initials="JJ">
    <w:p w14:paraId="77ED59F6" w14:textId="1CF2E2D5" w:rsidR="005C1C3C" w:rsidRDefault="00000000">
      <w:pPr>
        <w:pStyle w:val="CommentText"/>
      </w:pPr>
      <w:r>
        <w:rPr>
          <w:rStyle w:val="CommentReference"/>
        </w:rPr>
        <w:annotationRef/>
      </w:r>
      <w:r w:rsidRPr="4E97E153">
        <w:t>is it exclusively second-line users, what about third or fourth line users?</w:t>
      </w:r>
    </w:p>
  </w:comment>
  <w:comment w:id="20" w:author="Nicole Pratt" w:date="2024-10-29T15:09:00Z" w:initials="NP">
    <w:p w14:paraId="056C9490" w14:textId="1689BDD9" w:rsidR="005C1C3C" w:rsidRDefault="00000000">
      <w:pPr>
        <w:pStyle w:val="CommentText"/>
      </w:pPr>
      <w:r>
        <w:rPr>
          <w:rStyle w:val="CommentReference"/>
        </w:rPr>
        <w:annotationRef/>
      </w:r>
      <w:r w:rsidRPr="3FE0AB00">
        <w:t>see comment abive.  Is this new use of any antidiabetes treatment ie first line?</w:t>
      </w:r>
    </w:p>
  </w:comment>
  <w:comment w:id="21" w:author="Nicole Pratt" w:date="2024-10-29T15:16:00Z" w:initials="NP">
    <w:p w14:paraId="4AA6A20B" w14:textId="7C2D6124" w:rsidR="005C1C3C" w:rsidRDefault="00000000">
      <w:pPr>
        <w:pStyle w:val="CommentText"/>
      </w:pPr>
      <w:r>
        <w:rPr>
          <w:rStyle w:val="CommentReference"/>
        </w:rPr>
        <w:annotationRef/>
      </w:r>
      <w:r w:rsidRPr="7C877C39">
        <w:t>ie please specify whether metformin is required prior to initiation of GLP1-RA.  If you don't want to consider prior treatment of metformin and you are only interested in and new use of GLP1-RA then we will need to ensure the groups are similar in terms of diabetes stage.</w:t>
      </w:r>
    </w:p>
  </w:comment>
  <w:comment w:id="24" w:author="Jack Janetzki" w:date="2024-11-04T15:46:00Z" w:initials="JJ">
    <w:p w14:paraId="2FEE272D" w14:textId="0F707E25" w:rsidR="005C1C3C" w:rsidRDefault="00000000">
      <w:pPr>
        <w:pStyle w:val="CommentText"/>
      </w:pPr>
      <w:r>
        <w:rPr>
          <w:rStyle w:val="CommentReference"/>
        </w:rPr>
        <w:annotationRef/>
      </w:r>
      <w:r w:rsidRPr="05C9FFC9">
        <w:t>Above says 90 days</w:t>
      </w:r>
    </w:p>
  </w:comment>
  <w:comment w:id="26" w:author="Nicole Pratt" w:date="2024-10-29T15:19:00Z" w:initials="NP">
    <w:p w14:paraId="01A3DED2" w14:textId="3C3B045E" w:rsidR="005C1C3C" w:rsidRDefault="00000000">
      <w:pPr>
        <w:pStyle w:val="CommentText"/>
      </w:pPr>
      <w:r>
        <w:rPr>
          <w:rStyle w:val="CommentReference"/>
        </w:rPr>
        <w:annotationRef/>
      </w:r>
      <w:r w:rsidRPr="69AF3B46">
        <w:t>here it mentions second line?</w:t>
      </w:r>
    </w:p>
  </w:comment>
  <w:comment w:id="27" w:author="Nicole Pratt" w:date="2024-10-29T15:23:00Z" w:initials="NP">
    <w:p w14:paraId="692DEA10" w14:textId="37144DE1" w:rsidR="005C1C3C" w:rsidRDefault="00000000">
      <w:pPr>
        <w:pStyle w:val="CommentText"/>
      </w:pPr>
      <w:r>
        <w:rPr>
          <w:rStyle w:val="CommentReference"/>
        </w:rPr>
        <w:annotationRef/>
      </w:r>
      <w:r w:rsidRPr="323EDA76">
        <w:t xml:space="preserve">need to clarify target cohorts </w:t>
      </w:r>
    </w:p>
  </w:comment>
  <w:comment w:id="29" w:author="Evelyn Goh [2]" w:date="2024-11-01T07:34:00Z" w:initials="EG">
    <w:p w14:paraId="79D5ACF8" w14:textId="212E1337" w:rsidR="00015941" w:rsidRDefault="00015941">
      <w:pPr>
        <w:pStyle w:val="CommentText"/>
      </w:pPr>
      <w:r>
        <w:rPr>
          <w:rStyle w:val="CommentReference"/>
        </w:rPr>
        <w:annotationRef/>
      </w:r>
      <w:r w:rsidRPr="2BC35FC8">
        <w:t>need to confirm</w:t>
      </w:r>
    </w:p>
  </w:comment>
  <w:comment w:id="34" w:author="Evelyn Goh [2]" w:date="2024-11-01T07:35:00Z" w:initials="EG">
    <w:p w14:paraId="0A4D4A08" w14:textId="09F1076F" w:rsidR="005C1C3C" w:rsidRDefault="00000000">
      <w:pPr>
        <w:pStyle w:val="CommentText"/>
      </w:pPr>
      <w:r>
        <w:rPr>
          <w:rStyle w:val="CommentReference"/>
        </w:rPr>
        <w:annotationRef/>
      </w:r>
      <w:r w:rsidRPr="6403DA36">
        <w:t>To confirm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2EBD3B" w15:done="1"/>
  <w15:commentEx w15:paraId="5FB71DA5" w15:done="1"/>
  <w15:commentEx w15:paraId="2E1A18B6" w15:done="1"/>
  <w15:commentEx w15:paraId="35942913" w15:done="1"/>
  <w15:commentEx w15:paraId="77ED59F6" w15:done="1"/>
  <w15:commentEx w15:paraId="056C9490" w15:done="1"/>
  <w15:commentEx w15:paraId="4AA6A20B" w15:paraIdParent="056C9490" w15:done="1"/>
  <w15:commentEx w15:paraId="2FEE272D" w15:done="1"/>
  <w15:commentEx w15:paraId="01A3DED2" w15:done="1"/>
  <w15:commentEx w15:paraId="692DEA10" w15:done="1"/>
  <w15:commentEx w15:paraId="79D5ACF8" w15:done="1"/>
  <w15:commentEx w15:paraId="0A4D4A0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A5F9016" w16cex:dateUtc="2024-10-29T19:04:00Z"/>
  <w16cex:commentExtensible w16cex:durableId="4E36CB3C" w16cex:dateUtc="2024-10-29T19:04:00Z"/>
  <w16cex:commentExtensible w16cex:durableId="3FBD5337" w16cex:dateUtc="2024-10-29T19:04:00Z"/>
  <w16cex:commentExtensible w16cex:durableId="155A1E5F" w16cex:dateUtc="2024-10-29T19:04:00Z"/>
  <w16cex:commentExtensible w16cex:durableId="10CBE9E6" w16cex:dateUtc="2024-11-04T05:15:00Z">
    <w16cex:extLst>
      <w16:ext w16:uri="{CE6994B0-6A32-4C9F-8C6B-6E91EDA988CE}">
        <cr:reactions xmlns:cr="http://schemas.microsoft.com/office/comments/2020/reactions">
          <cr:reaction reactionType="1">
            <cr:reactionInfo dateUtc="2024-11-04T06:15:06Z">
              <cr:user userId="S::alshammary@ohdsi.org::d21d6b3f-f277-4967-ac44-548ecbf8b006" userProvider="AD" userName="Thamir Alshammari"/>
            </cr:reactionInfo>
          </cr:reaction>
        </cr:reactions>
      </w16:ext>
    </w16cex:extLst>
  </w16cex:commentExtensible>
  <w16cex:commentExtensible w16cex:durableId="454F7471" w16cex:dateUtc="2024-10-29T19:09:00Z"/>
  <w16cex:commentExtensible w16cex:durableId="2AB12FF1" w16cex:dateUtc="2024-10-29T19:16:00Z"/>
  <w16cex:commentExtensible w16cex:durableId="4E176340" w16cex:dateUtc="2024-11-04T05:16:00Z"/>
  <w16cex:commentExtensible w16cex:durableId="4B279A31" w16cex:dateUtc="2024-10-29T19:19:00Z"/>
  <w16cex:commentExtensible w16cex:durableId="61E9BB0C" w16cex:dateUtc="2024-10-29T19:23:00Z"/>
  <w16cex:commentExtensible w16cex:durableId="31F767DD" w16cex:dateUtc="2024-10-31T23:34:00Z"/>
  <w16cex:commentExtensible w16cex:durableId="750B9A72" w16cex:dateUtc="2024-10-31T23: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2EBD3B" w16cid:durableId="0A5F9016"/>
  <w16cid:commentId w16cid:paraId="5FB71DA5" w16cid:durableId="4E36CB3C"/>
  <w16cid:commentId w16cid:paraId="2E1A18B6" w16cid:durableId="3FBD5337"/>
  <w16cid:commentId w16cid:paraId="35942913" w16cid:durableId="155A1E5F"/>
  <w16cid:commentId w16cid:paraId="77ED59F6" w16cid:durableId="10CBE9E6"/>
  <w16cid:commentId w16cid:paraId="056C9490" w16cid:durableId="454F7471"/>
  <w16cid:commentId w16cid:paraId="4AA6A20B" w16cid:durableId="2AB12FF1"/>
  <w16cid:commentId w16cid:paraId="2FEE272D" w16cid:durableId="4E176340"/>
  <w16cid:commentId w16cid:paraId="01A3DED2" w16cid:durableId="4B279A31"/>
  <w16cid:commentId w16cid:paraId="692DEA10" w16cid:durableId="61E9BB0C"/>
  <w16cid:commentId w16cid:paraId="79D5ACF8" w16cid:durableId="31F767DD"/>
  <w16cid:commentId w16cid:paraId="0A4D4A08" w16cid:durableId="750B9A7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CC58F" w14:textId="77777777" w:rsidR="002C45AA" w:rsidRDefault="002C45AA" w:rsidP="000D2A9B">
      <w:pPr>
        <w:spacing w:after="0" w:line="240" w:lineRule="auto"/>
      </w:pPr>
      <w:r>
        <w:separator/>
      </w:r>
    </w:p>
  </w:endnote>
  <w:endnote w:type="continuationSeparator" w:id="0">
    <w:p w14:paraId="6ADE7207" w14:textId="77777777" w:rsidR="002C45AA" w:rsidRDefault="002C45AA" w:rsidP="000D2A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algun Gothic">
    <w:altName w:val="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068CC" w14:textId="77777777" w:rsidR="002C45AA" w:rsidRDefault="002C45AA" w:rsidP="000D2A9B">
      <w:pPr>
        <w:spacing w:after="0" w:line="240" w:lineRule="auto"/>
      </w:pPr>
      <w:r>
        <w:separator/>
      </w:r>
    </w:p>
  </w:footnote>
  <w:footnote w:type="continuationSeparator" w:id="0">
    <w:p w14:paraId="3A6F0FAE" w14:textId="77777777" w:rsidR="002C45AA" w:rsidRDefault="002C45AA" w:rsidP="000D2A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4383D"/>
    <w:multiLevelType w:val="multilevel"/>
    <w:tmpl w:val="6B7287F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A2B4585"/>
    <w:multiLevelType w:val="hybridMultilevel"/>
    <w:tmpl w:val="A0AC7228"/>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0D9673BD"/>
    <w:multiLevelType w:val="hybridMultilevel"/>
    <w:tmpl w:val="F022DD8E"/>
    <w:lvl w:ilvl="0" w:tplc="4809000F">
      <w:start w:val="1"/>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11A63265"/>
    <w:multiLevelType w:val="hybridMultilevel"/>
    <w:tmpl w:val="BF92C60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146E7DF2"/>
    <w:multiLevelType w:val="hybridMultilevel"/>
    <w:tmpl w:val="A5FC518A"/>
    <w:lvl w:ilvl="0" w:tplc="F5406408">
      <w:start w:val="1"/>
      <w:numFmt w:val="bullet"/>
      <w:lvlText w:val="-"/>
      <w:lvlJc w:val="left"/>
      <w:pPr>
        <w:ind w:left="720" w:hanging="360"/>
      </w:pPr>
      <w:rPr>
        <w:rFonts w:ascii="Aptos" w:eastAsiaTheme="minorEastAsia" w:hAnsi="Aptos" w:cstheme="minorBid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14D728F2"/>
    <w:multiLevelType w:val="hybridMultilevel"/>
    <w:tmpl w:val="A382373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1582547D"/>
    <w:multiLevelType w:val="hybridMultilevel"/>
    <w:tmpl w:val="ACDCFFB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16E04A6E"/>
    <w:multiLevelType w:val="hybridMultilevel"/>
    <w:tmpl w:val="143CB29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1F912BC7"/>
    <w:multiLevelType w:val="multilevel"/>
    <w:tmpl w:val="36081BF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21D070A4"/>
    <w:multiLevelType w:val="hybridMultilevel"/>
    <w:tmpl w:val="100E632C"/>
    <w:lvl w:ilvl="0" w:tplc="FFFFFFFF">
      <w:numFmt w:val="bullet"/>
      <w:lvlText w:val="-"/>
      <w:lvlJc w:val="left"/>
      <w:pPr>
        <w:ind w:left="720" w:hanging="360"/>
      </w:pPr>
      <w:rPr>
        <w:rFonts w:ascii="Aptos" w:hAnsi="Apto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248E11F5"/>
    <w:multiLevelType w:val="hybridMultilevel"/>
    <w:tmpl w:val="374CD52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15:restartNumberingAfterBreak="0">
    <w:nsid w:val="27EF4913"/>
    <w:multiLevelType w:val="hybridMultilevel"/>
    <w:tmpl w:val="00425B98"/>
    <w:lvl w:ilvl="0" w:tplc="F5406408">
      <w:start w:val="1"/>
      <w:numFmt w:val="bullet"/>
      <w:lvlText w:val="-"/>
      <w:lvlJc w:val="left"/>
      <w:pPr>
        <w:ind w:left="720" w:hanging="360"/>
      </w:pPr>
      <w:rPr>
        <w:rFonts w:ascii="Aptos" w:eastAsiaTheme="minorEastAsia" w:hAnsi="Aptos" w:cstheme="minorBid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2F940324"/>
    <w:multiLevelType w:val="hybridMultilevel"/>
    <w:tmpl w:val="508A53E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 w15:restartNumberingAfterBreak="0">
    <w:nsid w:val="3605123B"/>
    <w:multiLevelType w:val="hybridMultilevel"/>
    <w:tmpl w:val="10FE520E"/>
    <w:lvl w:ilvl="0" w:tplc="61DCB0B8">
      <w:numFmt w:val="bullet"/>
      <w:lvlText w:val="-"/>
      <w:lvlJc w:val="left"/>
      <w:pPr>
        <w:ind w:left="720" w:hanging="360"/>
      </w:pPr>
      <w:rPr>
        <w:rFonts w:ascii="Aptos" w:eastAsiaTheme="minorEastAsia" w:hAnsi="Aptos" w:cstheme="minorBid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4" w15:restartNumberingAfterBreak="0">
    <w:nsid w:val="397D762B"/>
    <w:multiLevelType w:val="hybridMultilevel"/>
    <w:tmpl w:val="D2382E0A"/>
    <w:lvl w:ilvl="0" w:tplc="7B8060E0">
      <w:start w:val="1"/>
      <w:numFmt w:val="bullet"/>
      <w:lvlText w:val="·"/>
      <w:lvlJc w:val="left"/>
      <w:pPr>
        <w:ind w:left="720" w:hanging="360"/>
      </w:pPr>
      <w:rPr>
        <w:rFonts w:ascii="Symbol" w:hAnsi="Symbol" w:hint="default"/>
      </w:rPr>
    </w:lvl>
    <w:lvl w:ilvl="1" w:tplc="D2E40656">
      <w:start w:val="1"/>
      <w:numFmt w:val="bullet"/>
      <w:lvlText w:val="o"/>
      <w:lvlJc w:val="left"/>
      <w:pPr>
        <w:ind w:left="1440" w:hanging="360"/>
      </w:pPr>
      <w:rPr>
        <w:rFonts w:ascii="Courier New" w:hAnsi="Courier New" w:hint="default"/>
      </w:rPr>
    </w:lvl>
    <w:lvl w:ilvl="2" w:tplc="7D16553E">
      <w:start w:val="1"/>
      <w:numFmt w:val="bullet"/>
      <w:lvlText w:val=""/>
      <w:lvlJc w:val="left"/>
      <w:pPr>
        <w:ind w:left="2160" w:hanging="360"/>
      </w:pPr>
      <w:rPr>
        <w:rFonts w:ascii="Wingdings" w:hAnsi="Wingdings" w:hint="default"/>
      </w:rPr>
    </w:lvl>
    <w:lvl w:ilvl="3" w:tplc="7CB817AC">
      <w:start w:val="1"/>
      <w:numFmt w:val="bullet"/>
      <w:lvlText w:val=""/>
      <w:lvlJc w:val="left"/>
      <w:pPr>
        <w:ind w:left="2880" w:hanging="360"/>
      </w:pPr>
      <w:rPr>
        <w:rFonts w:ascii="Symbol" w:hAnsi="Symbol" w:hint="default"/>
      </w:rPr>
    </w:lvl>
    <w:lvl w:ilvl="4" w:tplc="A32666CA">
      <w:start w:val="1"/>
      <w:numFmt w:val="bullet"/>
      <w:lvlText w:val="o"/>
      <w:lvlJc w:val="left"/>
      <w:pPr>
        <w:ind w:left="3600" w:hanging="360"/>
      </w:pPr>
      <w:rPr>
        <w:rFonts w:ascii="Courier New" w:hAnsi="Courier New" w:hint="default"/>
      </w:rPr>
    </w:lvl>
    <w:lvl w:ilvl="5" w:tplc="B338047E">
      <w:start w:val="1"/>
      <w:numFmt w:val="bullet"/>
      <w:lvlText w:val=""/>
      <w:lvlJc w:val="left"/>
      <w:pPr>
        <w:ind w:left="4320" w:hanging="360"/>
      </w:pPr>
      <w:rPr>
        <w:rFonts w:ascii="Wingdings" w:hAnsi="Wingdings" w:hint="default"/>
      </w:rPr>
    </w:lvl>
    <w:lvl w:ilvl="6" w:tplc="9E7EDFB6">
      <w:start w:val="1"/>
      <w:numFmt w:val="bullet"/>
      <w:lvlText w:val=""/>
      <w:lvlJc w:val="left"/>
      <w:pPr>
        <w:ind w:left="5040" w:hanging="360"/>
      </w:pPr>
      <w:rPr>
        <w:rFonts w:ascii="Symbol" w:hAnsi="Symbol" w:hint="default"/>
      </w:rPr>
    </w:lvl>
    <w:lvl w:ilvl="7" w:tplc="DE5A9FA0">
      <w:start w:val="1"/>
      <w:numFmt w:val="bullet"/>
      <w:lvlText w:val="o"/>
      <w:lvlJc w:val="left"/>
      <w:pPr>
        <w:ind w:left="5760" w:hanging="360"/>
      </w:pPr>
      <w:rPr>
        <w:rFonts w:ascii="Courier New" w:hAnsi="Courier New" w:hint="default"/>
      </w:rPr>
    </w:lvl>
    <w:lvl w:ilvl="8" w:tplc="3280E064">
      <w:start w:val="1"/>
      <w:numFmt w:val="bullet"/>
      <w:lvlText w:val=""/>
      <w:lvlJc w:val="left"/>
      <w:pPr>
        <w:ind w:left="6480" w:hanging="360"/>
      </w:pPr>
      <w:rPr>
        <w:rFonts w:ascii="Wingdings" w:hAnsi="Wingdings" w:hint="default"/>
      </w:rPr>
    </w:lvl>
  </w:abstractNum>
  <w:abstractNum w:abstractNumId="15" w15:restartNumberingAfterBreak="0">
    <w:nsid w:val="3A0A4544"/>
    <w:multiLevelType w:val="hybridMultilevel"/>
    <w:tmpl w:val="B0AE96EE"/>
    <w:lvl w:ilvl="0" w:tplc="4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E1A2B85"/>
    <w:multiLevelType w:val="hybridMultilevel"/>
    <w:tmpl w:val="A328BA4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 w15:restartNumberingAfterBreak="0">
    <w:nsid w:val="3F0D1B01"/>
    <w:multiLevelType w:val="hybridMultilevel"/>
    <w:tmpl w:val="8362C23A"/>
    <w:lvl w:ilvl="0" w:tplc="F5406408">
      <w:start w:val="1"/>
      <w:numFmt w:val="bullet"/>
      <w:lvlText w:val="-"/>
      <w:lvlJc w:val="left"/>
      <w:pPr>
        <w:ind w:left="720" w:hanging="360"/>
      </w:pPr>
      <w:rPr>
        <w:rFonts w:ascii="Aptos" w:eastAsiaTheme="minorEastAsia" w:hAnsi="Aptos" w:cstheme="minorBid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8" w15:restartNumberingAfterBreak="0">
    <w:nsid w:val="41CD22F9"/>
    <w:multiLevelType w:val="hybridMultilevel"/>
    <w:tmpl w:val="CB70FAD2"/>
    <w:lvl w:ilvl="0" w:tplc="8C482564">
      <w:start w:val="9"/>
      <w:numFmt w:val="bullet"/>
      <w:lvlText w:val="-"/>
      <w:lvlJc w:val="left"/>
      <w:pPr>
        <w:ind w:left="720" w:hanging="360"/>
      </w:pPr>
      <w:rPr>
        <w:rFonts w:ascii="Aptos" w:eastAsia="Aptos" w:hAnsi="Aptos" w:cs="Apto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15:restartNumberingAfterBreak="0">
    <w:nsid w:val="42840802"/>
    <w:multiLevelType w:val="hybridMultilevel"/>
    <w:tmpl w:val="C3D6A5F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0" w15:restartNumberingAfterBreak="0">
    <w:nsid w:val="43334AC0"/>
    <w:multiLevelType w:val="hybridMultilevel"/>
    <w:tmpl w:val="C8027F4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1" w15:restartNumberingAfterBreak="0">
    <w:nsid w:val="438D4D9D"/>
    <w:multiLevelType w:val="hybridMultilevel"/>
    <w:tmpl w:val="93500C42"/>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2" w15:restartNumberingAfterBreak="0">
    <w:nsid w:val="44AD57B6"/>
    <w:multiLevelType w:val="hybridMultilevel"/>
    <w:tmpl w:val="3D4C1716"/>
    <w:lvl w:ilvl="0" w:tplc="FFFFFFFF">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3" w15:restartNumberingAfterBreak="0">
    <w:nsid w:val="479F6E12"/>
    <w:multiLevelType w:val="hybridMultilevel"/>
    <w:tmpl w:val="B2005D20"/>
    <w:lvl w:ilvl="0" w:tplc="761C8910">
      <w:numFmt w:val="bullet"/>
      <w:lvlText w:val="-"/>
      <w:lvlJc w:val="left"/>
      <w:pPr>
        <w:ind w:left="720" w:hanging="360"/>
      </w:pPr>
      <w:rPr>
        <w:rFonts w:ascii="Aptos" w:eastAsiaTheme="minorEastAsia" w:hAnsi="Aptos" w:cstheme="minorBidi"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4" w15:restartNumberingAfterBreak="0">
    <w:nsid w:val="4AF4605F"/>
    <w:multiLevelType w:val="hybridMultilevel"/>
    <w:tmpl w:val="98CE953E"/>
    <w:lvl w:ilvl="0" w:tplc="D8BC3D16">
      <w:start w:val="1"/>
      <w:numFmt w:val="bullet"/>
      <w:lvlText w:val=""/>
      <w:lvlJc w:val="left"/>
      <w:pPr>
        <w:ind w:left="720" w:hanging="360"/>
      </w:pPr>
      <w:rPr>
        <w:rFonts w:ascii="Symbol" w:hAnsi="Symbol" w:hint="default"/>
      </w:rPr>
    </w:lvl>
    <w:lvl w:ilvl="1" w:tplc="EC0E61CA">
      <w:start w:val="1"/>
      <w:numFmt w:val="bullet"/>
      <w:lvlText w:val="o"/>
      <w:lvlJc w:val="left"/>
      <w:pPr>
        <w:ind w:left="1440" w:hanging="360"/>
      </w:pPr>
      <w:rPr>
        <w:rFonts w:ascii="Courier New" w:hAnsi="Courier New" w:hint="default"/>
      </w:rPr>
    </w:lvl>
    <w:lvl w:ilvl="2" w:tplc="196CAC20">
      <w:start w:val="1"/>
      <w:numFmt w:val="bullet"/>
      <w:lvlText w:val=""/>
      <w:lvlJc w:val="left"/>
      <w:pPr>
        <w:ind w:left="2160" w:hanging="360"/>
      </w:pPr>
      <w:rPr>
        <w:rFonts w:ascii="Wingdings" w:hAnsi="Wingdings" w:hint="default"/>
      </w:rPr>
    </w:lvl>
    <w:lvl w:ilvl="3" w:tplc="E4BEDB84">
      <w:start w:val="1"/>
      <w:numFmt w:val="bullet"/>
      <w:lvlText w:val=""/>
      <w:lvlJc w:val="left"/>
      <w:pPr>
        <w:ind w:left="2880" w:hanging="360"/>
      </w:pPr>
      <w:rPr>
        <w:rFonts w:ascii="Symbol" w:hAnsi="Symbol" w:hint="default"/>
      </w:rPr>
    </w:lvl>
    <w:lvl w:ilvl="4" w:tplc="F8767C5C">
      <w:start w:val="1"/>
      <w:numFmt w:val="bullet"/>
      <w:lvlText w:val="o"/>
      <w:lvlJc w:val="left"/>
      <w:pPr>
        <w:ind w:left="3600" w:hanging="360"/>
      </w:pPr>
      <w:rPr>
        <w:rFonts w:ascii="Courier New" w:hAnsi="Courier New" w:hint="default"/>
      </w:rPr>
    </w:lvl>
    <w:lvl w:ilvl="5" w:tplc="6C78D576">
      <w:start w:val="1"/>
      <w:numFmt w:val="bullet"/>
      <w:lvlText w:val=""/>
      <w:lvlJc w:val="left"/>
      <w:pPr>
        <w:ind w:left="4320" w:hanging="360"/>
      </w:pPr>
      <w:rPr>
        <w:rFonts w:ascii="Wingdings" w:hAnsi="Wingdings" w:hint="default"/>
      </w:rPr>
    </w:lvl>
    <w:lvl w:ilvl="6" w:tplc="8B364096">
      <w:start w:val="1"/>
      <w:numFmt w:val="bullet"/>
      <w:lvlText w:val=""/>
      <w:lvlJc w:val="left"/>
      <w:pPr>
        <w:ind w:left="5040" w:hanging="360"/>
      </w:pPr>
      <w:rPr>
        <w:rFonts w:ascii="Symbol" w:hAnsi="Symbol" w:hint="default"/>
      </w:rPr>
    </w:lvl>
    <w:lvl w:ilvl="7" w:tplc="2AE29E50">
      <w:start w:val="1"/>
      <w:numFmt w:val="bullet"/>
      <w:lvlText w:val="o"/>
      <w:lvlJc w:val="left"/>
      <w:pPr>
        <w:ind w:left="5760" w:hanging="360"/>
      </w:pPr>
      <w:rPr>
        <w:rFonts w:ascii="Courier New" w:hAnsi="Courier New" w:hint="default"/>
      </w:rPr>
    </w:lvl>
    <w:lvl w:ilvl="8" w:tplc="FFECCF74">
      <w:start w:val="1"/>
      <w:numFmt w:val="bullet"/>
      <w:lvlText w:val=""/>
      <w:lvlJc w:val="left"/>
      <w:pPr>
        <w:ind w:left="6480" w:hanging="360"/>
      </w:pPr>
      <w:rPr>
        <w:rFonts w:ascii="Wingdings" w:hAnsi="Wingdings" w:hint="default"/>
      </w:rPr>
    </w:lvl>
  </w:abstractNum>
  <w:abstractNum w:abstractNumId="25" w15:restartNumberingAfterBreak="0">
    <w:nsid w:val="4B7F7FFD"/>
    <w:multiLevelType w:val="hybridMultilevel"/>
    <w:tmpl w:val="BB509B46"/>
    <w:lvl w:ilvl="0" w:tplc="FFFFFFFF">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 w15:restartNumberingAfterBreak="0">
    <w:nsid w:val="4C0E076E"/>
    <w:multiLevelType w:val="hybridMultilevel"/>
    <w:tmpl w:val="B2B8BBB0"/>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7" w15:restartNumberingAfterBreak="0">
    <w:nsid w:val="4F3DDFE5"/>
    <w:multiLevelType w:val="hybridMultilevel"/>
    <w:tmpl w:val="80A4B034"/>
    <w:lvl w:ilvl="0" w:tplc="3F9EEB84">
      <w:start w:val="1"/>
      <w:numFmt w:val="bullet"/>
      <w:lvlText w:val=""/>
      <w:lvlJc w:val="left"/>
      <w:pPr>
        <w:ind w:left="720" w:hanging="360"/>
      </w:pPr>
      <w:rPr>
        <w:rFonts w:ascii="Symbol" w:hAnsi="Symbol" w:hint="default"/>
      </w:rPr>
    </w:lvl>
    <w:lvl w:ilvl="1" w:tplc="C5A263D4">
      <w:start w:val="1"/>
      <w:numFmt w:val="bullet"/>
      <w:lvlText w:val="o"/>
      <w:lvlJc w:val="left"/>
      <w:pPr>
        <w:ind w:left="1440" w:hanging="360"/>
      </w:pPr>
      <w:rPr>
        <w:rFonts w:ascii="Courier New" w:hAnsi="Courier New" w:hint="default"/>
      </w:rPr>
    </w:lvl>
    <w:lvl w:ilvl="2" w:tplc="52A02486">
      <w:start w:val="1"/>
      <w:numFmt w:val="bullet"/>
      <w:lvlText w:val=""/>
      <w:lvlJc w:val="left"/>
      <w:pPr>
        <w:ind w:left="2160" w:hanging="360"/>
      </w:pPr>
      <w:rPr>
        <w:rFonts w:ascii="Wingdings" w:hAnsi="Wingdings" w:hint="default"/>
      </w:rPr>
    </w:lvl>
    <w:lvl w:ilvl="3" w:tplc="770A1948">
      <w:start w:val="1"/>
      <w:numFmt w:val="bullet"/>
      <w:lvlText w:val=""/>
      <w:lvlJc w:val="left"/>
      <w:pPr>
        <w:ind w:left="2880" w:hanging="360"/>
      </w:pPr>
      <w:rPr>
        <w:rFonts w:ascii="Symbol" w:hAnsi="Symbol" w:hint="default"/>
      </w:rPr>
    </w:lvl>
    <w:lvl w:ilvl="4" w:tplc="1DB865A4">
      <w:start w:val="1"/>
      <w:numFmt w:val="bullet"/>
      <w:lvlText w:val="o"/>
      <w:lvlJc w:val="left"/>
      <w:pPr>
        <w:ind w:left="3600" w:hanging="360"/>
      </w:pPr>
      <w:rPr>
        <w:rFonts w:ascii="Courier New" w:hAnsi="Courier New" w:hint="default"/>
      </w:rPr>
    </w:lvl>
    <w:lvl w:ilvl="5" w:tplc="DDC6A990">
      <w:start w:val="1"/>
      <w:numFmt w:val="bullet"/>
      <w:lvlText w:val=""/>
      <w:lvlJc w:val="left"/>
      <w:pPr>
        <w:ind w:left="4320" w:hanging="360"/>
      </w:pPr>
      <w:rPr>
        <w:rFonts w:ascii="Wingdings" w:hAnsi="Wingdings" w:hint="default"/>
      </w:rPr>
    </w:lvl>
    <w:lvl w:ilvl="6" w:tplc="98440154">
      <w:start w:val="1"/>
      <w:numFmt w:val="bullet"/>
      <w:lvlText w:val=""/>
      <w:lvlJc w:val="left"/>
      <w:pPr>
        <w:ind w:left="5040" w:hanging="360"/>
      </w:pPr>
      <w:rPr>
        <w:rFonts w:ascii="Symbol" w:hAnsi="Symbol" w:hint="default"/>
      </w:rPr>
    </w:lvl>
    <w:lvl w:ilvl="7" w:tplc="54D6F154">
      <w:start w:val="1"/>
      <w:numFmt w:val="bullet"/>
      <w:lvlText w:val="o"/>
      <w:lvlJc w:val="left"/>
      <w:pPr>
        <w:ind w:left="5760" w:hanging="360"/>
      </w:pPr>
      <w:rPr>
        <w:rFonts w:ascii="Courier New" w:hAnsi="Courier New" w:hint="default"/>
      </w:rPr>
    </w:lvl>
    <w:lvl w:ilvl="8" w:tplc="AB324FB4">
      <w:start w:val="1"/>
      <w:numFmt w:val="bullet"/>
      <w:lvlText w:val=""/>
      <w:lvlJc w:val="left"/>
      <w:pPr>
        <w:ind w:left="6480" w:hanging="360"/>
      </w:pPr>
      <w:rPr>
        <w:rFonts w:ascii="Wingdings" w:hAnsi="Wingdings" w:hint="default"/>
      </w:rPr>
    </w:lvl>
  </w:abstractNum>
  <w:abstractNum w:abstractNumId="28" w15:restartNumberingAfterBreak="0">
    <w:nsid w:val="549176CF"/>
    <w:multiLevelType w:val="hybridMultilevel"/>
    <w:tmpl w:val="22E4EC4C"/>
    <w:lvl w:ilvl="0" w:tplc="B43289A0">
      <w:numFmt w:val="bullet"/>
      <w:lvlText w:val="-"/>
      <w:lvlJc w:val="left"/>
      <w:pPr>
        <w:ind w:left="720" w:hanging="360"/>
      </w:pPr>
      <w:rPr>
        <w:rFonts w:ascii="Aptos" w:eastAsiaTheme="minorEastAsia" w:hAnsi="Aptos" w:cstheme="minorBid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9" w15:restartNumberingAfterBreak="0">
    <w:nsid w:val="55B70B89"/>
    <w:multiLevelType w:val="hybridMultilevel"/>
    <w:tmpl w:val="F26A8886"/>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0" w15:restartNumberingAfterBreak="0">
    <w:nsid w:val="5ADE346B"/>
    <w:multiLevelType w:val="hybridMultilevel"/>
    <w:tmpl w:val="17822E9E"/>
    <w:lvl w:ilvl="0" w:tplc="4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5BE11B25"/>
    <w:multiLevelType w:val="hybridMultilevel"/>
    <w:tmpl w:val="BB88D49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2" w15:restartNumberingAfterBreak="0">
    <w:nsid w:val="5C1443E0"/>
    <w:multiLevelType w:val="hybridMultilevel"/>
    <w:tmpl w:val="2FAC51CE"/>
    <w:lvl w:ilvl="0" w:tplc="99E45A5E">
      <w:numFmt w:val="bullet"/>
      <w:lvlText w:val="-"/>
      <w:lvlJc w:val="left"/>
      <w:pPr>
        <w:ind w:left="720" w:hanging="360"/>
      </w:pPr>
      <w:rPr>
        <w:rFonts w:ascii="Aptos" w:eastAsiaTheme="minorEastAsia" w:hAnsi="Aptos" w:cstheme="minorBid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3" w15:restartNumberingAfterBreak="0">
    <w:nsid w:val="62EE00F9"/>
    <w:multiLevelType w:val="hybridMultilevel"/>
    <w:tmpl w:val="BC6E39F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4" w15:restartNumberingAfterBreak="0">
    <w:nsid w:val="6853009E"/>
    <w:multiLevelType w:val="hybridMultilevel"/>
    <w:tmpl w:val="7048DB20"/>
    <w:lvl w:ilvl="0" w:tplc="48090011">
      <w:start w:val="1"/>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5" w15:restartNumberingAfterBreak="0">
    <w:nsid w:val="6D231F80"/>
    <w:multiLevelType w:val="multilevel"/>
    <w:tmpl w:val="6EAA0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0316F37"/>
    <w:multiLevelType w:val="hybridMultilevel"/>
    <w:tmpl w:val="4C5A7ADE"/>
    <w:lvl w:ilvl="0" w:tplc="0396042C">
      <w:start w:val="1"/>
      <w:numFmt w:val="bullet"/>
      <w:lvlText w:val="·"/>
      <w:lvlJc w:val="left"/>
      <w:pPr>
        <w:ind w:left="720" w:hanging="360"/>
      </w:pPr>
      <w:rPr>
        <w:rFonts w:ascii="Symbol" w:hAnsi="Symbol" w:hint="default"/>
      </w:rPr>
    </w:lvl>
    <w:lvl w:ilvl="1" w:tplc="845C53BE">
      <w:start w:val="1"/>
      <w:numFmt w:val="bullet"/>
      <w:lvlText w:val="o"/>
      <w:lvlJc w:val="left"/>
      <w:pPr>
        <w:ind w:left="1440" w:hanging="360"/>
      </w:pPr>
      <w:rPr>
        <w:rFonts w:ascii="Courier New" w:hAnsi="Courier New" w:hint="default"/>
      </w:rPr>
    </w:lvl>
    <w:lvl w:ilvl="2" w:tplc="26482638">
      <w:start w:val="1"/>
      <w:numFmt w:val="bullet"/>
      <w:lvlText w:val=""/>
      <w:lvlJc w:val="left"/>
      <w:pPr>
        <w:ind w:left="2160" w:hanging="360"/>
      </w:pPr>
      <w:rPr>
        <w:rFonts w:ascii="Wingdings" w:hAnsi="Wingdings" w:hint="default"/>
      </w:rPr>
    </w:lvl>
    <w:lvl w:ilvl="3" w:tplc="9C026FC6">
      <w:start w:val="1"/>
      <w:numFmt w:val="bullet"/>
      <w:lvlText w:val=""/>
      <w:lvlJc w:val="left"/>
      <w:pPr>
        <w:ind w:left="2880" w:hanging="360"/>
      </w:pPr>
      <w:rPr>
        <w:rFonts w:ascii="Symbol" w:hAnsi="Symbol" w:hint="default"/>
      </w:rPr>
    </w:lvl>
    <w:lvl w:ilvl="4" w:tplc="88186A3C">
      <w:start w:val="1"/>
      <w:numFmt w:val="bullet"/>
      <w:lvlText w:val="o"/>
      <w:lvlJc w:val="left"/>
      <w:pPr>
        <w:ind w:left="3600" w:hanging="360"/>
      </w:pPr>
      <w:rPr>
        <w:rFonts w:ascii="Courier New" w:hAnsi="Courier New" w:hint="default"/>
      </w:rPr>
    </w:lvl>
    <w:lvl w:ilvl="5" w:tplc="FCC81088">
      <w:start w:val="1"/>
      <w:numFmt w:val="bullet"/>
      <w:lvlText w:val=""/>
      <w:lvlJc w:val="left"/>
      <w:pPr>
        <w:ind w:left="4320" w:hanging="360"/>
      </w:pPr>
      <w:rPr>
        <w:rFonts w:ascii="Wingdings" w:hAnsi="Wingdings" w:hint="default"/>
      </w:rPr>
    </w:lvl>
    <w:lvl w:ilvl="6" w:tplc="9F563E88">
      <w:start w:val="1"/>
      <w:numFmt w:val="bullet"/>
      <w:lvlText w:val=""/>
      <w:lvlJc w:val="left"/>
      <w:pPr>
        <w:ind w:left="5040" w:hanging="360"/>
      </w:pPr>
      <w:rPr>
        <w:rFonts w:ascii="Symbol" w:hAnsi="Symbol" w:hint="default"/>
      </w:rPr>
    </w:lvl>
    <w:lvl w:ilvl="7" w:tplc="65BC5112">
      <w:start w:val="1"/>
      <w:numFmt w:val="bullet"/>
      <w:lvlText w:val="o"/>
      <w:lvlJc w:val="left"/>
      <w:pPr>
        <w:ind w:left="5760" w:hanging="360"/>
      </w:pPr>
      <w:rPr>
        <w:rFonts w:ascii="Courier New" w:hAnsi="Courier New" w:hint="default"/>
      </w:rPr>
    </w:lvl>
    <w:lvl w:ilvl="8" w:tplc="87683F50">
      <w:start w:val="1"/>
      <w:numFmt w:val="bullet"/>
      <w:lvlText w:val=""/>
      <w:lvlJc w:val="left"/>
      <w:pPr>
        <w:ind w:left="6480" w:hanging="360"/>
      </w:pPr>
      <w:rPr>
        <w:rFonts w:ascii="Wingdings" w:hAnsi="Wingdings" w:hint="default"/>
      </w:rPr>
    </w:lvl>
  </w:abstractNum>
  <w:abstractNum w:abstractNumId="37" w15:restartNumberingAfterBreak="0">
    <w:nsid w:val="709E2757"/>
    <w:multiLevelType w:val="hybridMultilevel"/>
    <w:tmpl w:val="87E0330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8" w15:restartNumberingAfterBreak="0">
    <w:nsid w:val="73F715FF"/>
    <w:multiLevelType w:val="hybridMultilevel"/>
    <w:tmpl w:val="2A08F66C"/>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9" w15:restartNumberingAfterBreak="0">
    <w:nsid w:val="76FB5193"/>
    <w:multiLevelType w:val="hybridMultilevel"/>
    <w:tmpl w:val="7048DB2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8AF1F20"/>
    <w:multiLevelType w:val="hybridMultilevel"/>
    <w:tmpl w:val="6456C118"/>
    <w:lvl w:ilvl="0" w:tplc="3E0CE5EA">
      <w:start w:val="1"/>
      <w:numFmt w:val="bullet"/>
      <w:lvlText w:val="·"/>
      <w:lvlJc w:val="left"/>
      <w:pPr>
        <w:ind w:left="720" w:hanging="360"/>
      </w:pPr>
      <w:rPr>
        <w:rFonts w:ascii="Symbol" w:hAnsi="Symbol" w:hint="default"/>
      </w:rPr>
    </w:lvl>
    <w:lvl w:ilvl="1" w:tplc="F7701B08">
      <w:start w:val="1"/>
      <w:numFmt w:val="bullet"/>
      <w:lvlText w:val="o"/>
      <w:lvlJc w:val="left"/>
      <w:pPr>
        <w:ind w:left="1440" w:hanging="360"/>
      </w:pPr>
      <w:rPr>
        <w:rFonts w:ascii="Courier New" w:hAnsi="Courier New" w:hint="default"/>
      </w:rPr>
    </w:lvl>
    <w:lvl w:ilvl="2" w:tplc="43D222D4">
      <w:start w:val="1"/>
      <w:numFmt w:val="bullet"/>
      <w:lvlText w:val=""/>
      <w:lvlJc w:val="left"/>
      <w:pPr>
        <w:ind w:left="2160" w:hanging="360"/>
      </w:pPr>
      <w:rPr>
        <w:rFonts w:ascii="Wingdings" w:hAnsi="Wingdings" w:hint="default"/>
      </w:rPr>
    </w:lvl>
    <w:lvl w:ilvl="3" w:tplc="67F6DF66">
      <w:start w:val="1"/>
      <w:numFmt w:val="bullet"/>
      <w:lvlText w:val=""/>
      <w:lvlJc w:val="left"/>
      <w:pPr>
        <w:ind w:left="2880" w:hanging="360"/>
      </w:pPr>
      <w:rPr>
        <w:rFonts w:ascii="Symbol" w:hAnsi="Symbol" w:hint="default"/>
      </w:rPr>
    </w:lvl>
    <w:lvl w:ilvl="4" w:tplc="D520E4F2">
      <w:start w:val="1"/>
      <w:numFmt w:val="bullet"/>
      <w:lvlText w:val="o"/>
      <w:lvlJc w:val="left"/>
      <w:pPr>
        <w:ind w:left="3600" w:hanging="360"/>
      </w:pPr>
      <w:rPr>
        <w:rFonts w:ascii="Courier New" w:hAnsi="Courier New" w:hint="default"/>
      </w:rPr>
    </w:lvl>
    <w:lvl w:ilvl="5" w:tplc="A3707342">
      <w:start w:val="1"/>
      <w:numFmt w:val="bullet"/>
      <w:lvlText w:val=""/>
      <w:lvlJc w:val="left"/>
      <w:pPr>
        <w:ind w:left="4320" w:hanging="360"/>
      </w:pPr>
      <w:rPr>
        <w:rFonts w:ascii="Wingdings" w:hAnsi="Wingdings" w:hint="default"/>
      </w:rPr>
    </w:lvl>
    <w:lvl w:ilvl="6" w:tplc="2034CC12">
      <w:start w:val="1"/>
      <w:numFmt w:val="bullet"/>
      <w:lvlText w:val=""/>
      <w:lvlJc w:val="left"/>
      <w:pPr>
        <w:ind w:left="5040" w:hanging="360"/>
      </w:pPr>
      <w:rPr>
        <w:rFonts w:ascii="Symbol" w:hAnsi="Symbol" w:hint="default"/>
      </w:rPr>
    </w:lvl>
    <w:lvl w:ilvl="7" w:tplc="8918CCF8">
      <w:start w:val="1"/>
      <w:numFmt w:val="bullet"/>
      <w:lvlText w:val="o"/>
      <w:lvlJc w:val="left"/>
      <w:pPr>
        <w:ind w:left="5760" w:hanging="360"/>
      </w:pPr>
      <w:rPr>
        <w:rFonts w:ascii="Courier New" w:hAnsi="Courier New" w:hint="default"/>
      </w:rPr>
    </w:lvl>
    <w:lvl w:ilvl="8" w:tplc="FCE43E66">
      <w:start w:val="1"/>
      <w:numFmt w:val="bullet"/>
      <w:lvlText w:val=""/>
      <w:lvlJc w:val="left"/>
      <w:pPr>
        <w:ind w:left="6480" w:hanging="360"/>
      </w:pPr>
      <w:rPr>
        <w:rFonts w:ascii="Wingdings" w:hAnsi="Wingdings" w:hint="default"/>
      </w:rPr>
    </w:lvl>
  </w:abstractNum>
  <w:abstractNum w:abstractNumId="41" w15:restartNumberingAfterBreak="0">
    <w:nsid w:val="7AC548A0"/>
    <w:multiLevelType w:val="hybridMultilevel"/>
    <w:tmpl w:val="E4AC372C"/>
    <w:lvl w:ilvl="0" w:tplc="FE54A224">
      <w:start w:val="1"/>
      <w:numFmt w:val="bullet"/>
      <w:lvlText w:val="·"/>
      <w:lvlJc w:val="left"/>
      <w:pPr>
        <w:ind w:left="720" w:hanging="360"/>
      </w:pPr>
      <w:rPr>
        <w:rFonts w:ascii="Symbol" w:hAnsi="Symbol" w:hint="default"/>
      </w:rPr>
    </w:lvl>
    <w:lvl w:ilvl="1" w:tplc="ACE2C7D8">
      <w:start w:val="1"/>
      <w:numFmt w:val="bullet"/>
      <w:lvlText w:val="o"/>
      <w:lvlJc w:val="left"/>
      <w:pPr>
        <w:ind w:left="1440" w:hanging="360"/>
      </w:pPr>
      <w:rPr>
        <w:rFonts w:ascii="Courier New" w:hAnsi="Courier New" w:hint="default"/>
      </w:rPr>
    </w:lvl>
    <w:lvl w:ilvl="2" w:tplc="53C29C7E">
      <w:start w:val="1"/>
      <w:numFmt w:val="bullet"/>
      <w:lvlText w:val=""/>
      <w:lvlJc w:val="left"/>
      <w:pPr>
        <w:ind w:left="2160" w:hanging="360"/>
      </w:pPr>
      <w:rPr>
        <w:rFonts w:ascii="Wingdings" w:hAnsi="Wingdings" w:hint="default"/>
      </w:rPr>
    </w:lvl>
    <w:lvl w:ilvl="3" w:tplc="0518B4CE">
      <w:start w:val="1"/>
      <w:numFmt w:val="bullet"/>
      <w:lvlText w:val=""/>
      <w:lvlJc w:val="left"/>
      <w:pPr>
        <w:ind w:left="2880" w:hanging="360"/>
      </w:pPr>
      <w:rPr>
        <w:rFonts w:ascii="Symbol" w:hAnsi="Symbol" w:hint="default"/>
      </w:rPr>
    </w:lvl>
    <w:lvl w:ilvl="4" w:tplc="EE723A08">
      <w:start w:val="1"/>
      <w:numFmt w:val="bullet"/>
      <w:lvlText w:val="o"/>
      <w:lvlJc w:val="left"/>
      <w:pPr>
        <w:ind w:left="3600" w:hanging="360"/>
      </w:pPr>
      <w:rPr>
        <w:rFonts w:ascii="Courier New" w:hAnsi="Courier New" w:hint="default"/>
      </w:rPr>
    </w:lvl>
    <w:lvl w:ilvl="5" w:tplc="CB40076C">
      <w:start w:val="1"/>
      <w:numFmt w:val="bullet"/>
      <w:lvlText w:val=""/>
      <w:lvlJc w:val="left"/>
      <w:pPr>
        <w:ind w:left="4320" w:hanging="360"/>
      </w:pPr>
      <w:rPr>
        <w:rFonts w:ascii="Wingdings" w:hAnsi="Wingdings" w:hint="default"/>
      </w:rPr>
    </w:lvl>
    <w:lvl w:ilvl="6" w:tplc="21ECDEF0">
      <w:start w:val="1"/>
      <w:numFmt w:val="bullet"/>
      <w:lvlText w:val=""/>
      <w:lvlJc w:val="left"/>
      <w:pPr>
        <w:ind w:left="5040" w:hanging="360"/>
      </w:pPr>
      <w:rPr>
        <w:rFonts w:ascii="Symbol" w:hAnsi="Symbol" w:hint="default"/>
      </w:rPr>
    </w:lvl>
    <w:lvl w:ilvl="7" w:tplc="3064D1DC">
      <w:start w:val="1"/>
      <w:numFmt w:val="bullet"/>
      <w:lvlText w:val="o"/>
      <w:lvlJc w:val="left"/>
      <w:pPr>
        <w:ind w:left="5760" w:hanging="360"/>
      </w:pPr>
      <w:rPr>
        <w:rFonts w:ascii="Courier New" w:hAnsi="Courier New" w:hint="default"/>
      </w:rPr>
    </w:lvl>
    <w:lvl w:ilvl="8" w:tplc="5CFE07A0">
      <w:start w:val="1"/>
      <w:numFmt w:val="bullet"/>
      <w:lvlText w:val=""/>
      <w:lvlJc w:val="left"/>
      <w:pPr>
        <w:ind w:left="6480" w:hanging="360"/>
      </w:pPr>
      <w:rPr>
        <w:rFonts w:ascii="Wingdings" w:hAnsi="Wingdings" w:hint="default"/>
      </w:rPr>
    </w:lvl>
  </w:abstractNum>
  <w:abstractNum w:abstractNumId="42" w15:restartNumberingAfterBreak="0">
    <w:nsid w:val="7ECD63C5"/>
    <w:multiLevelType w:val="multilevel"/>
    <w:tmpl w:val="8A3EE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67329454">
    <w:abstractNumId w:val="24"/>
  </w:num>
  <w:num w:numId="2" w16cid:durableId="2056350185">
    <w:abstractNumId w:val="27"/>
  </w:num>
  <w:num w:numId="3" w16cid:durableId="1250195339">
    <w:abstractNumId w:val="36"/>
  </w:num>
  <w:num w:numId="4" w16cid:durableId="95952541">
    <w:abstractNumId w:val="40"/>
  </w:num>
  <w:num w:numId="5" w16cid:durableId="1232042447">
    <w:abstractNumId w:val="14"/>
  </w:num>
  <w:num w:numId="6" w16cid:durableId="1853179120">
    <w:abstractNumId w:val="41"/>
  </w:num>
  <w:num w:numId="7" w16cid:durableId="1623074462">
    <w:abstractNumId w:val="13"/>
  </w:num>
  <w:num w:numId="8" w16cid:durableId="1590846031">
    <w:abstractNumId w:val="23"/>
  </w:num>
  <w:num w:numId="9" w16cid:durableId="327175560">
    <w:abstractNumId w:val="6"/>
  </w:num>
  <w:num w:numId="10" w16cid:durableId="260070847">
    <w:abstractNumId w:val="16"/>
  </w:num>
  <w:num w:numId="11" w16cid:durableId="1082291552">
    <w:abstractNumId w:val="12"/>
  </w:num>
  <w:num w:numId="12" w16cid:durableId="278725985">
    <w:abstractNumId w:val="29"/>
  </w:num>
  <w:num w:numId="13" w16cid:durableId="1410545108">
    <w:abstractNumId w:val="34"/>
  </w:num>
  <w:num w:numId="14" w16cid:durableId="1131173924">
    <w:abstractNumId w:val="39"/>
  </w:num>
  <w:num w:numId="15" w16cid:durableId="957490110">
    <w:abstractNumId w:val="26"/>
  </w:num>
  <w:num w:numId="16" w16cid:durableId="2058508220">
    <w:abstractNumId w:val="5"/>
  </w:num>
  <w:num w:numId="17" w16cid:durableId="1557736572">
    <w:abstractNumId w:val="22"/>
  </w:num>
  <w:num w:numId="18" w16cid:durableId="599681930">
    <w:abstractNumId w:val="25"/>
  </w:num>
  <w:num w:numId="19" w16cid:durableId="2131506277">
    <w:abstractNumId w:val="20"/>
  </w:num>
  <w:num w:numId="20" w16cid:durableId="588541408">
    <w:abstractNumId w:val="30"/>
  </w:num>
  <w:num w:numId="21" w16cid:durableId="344479017">
    <w:abstractNumId w:val="15"/>
  </w:num>
  <w:num w:numId="22" w16cid:durableId="501046615">
    <w:abstractNumId w:val="10"/>
  </w:num>
  <w:num w:numId="23" w16cid:durableId="792401176">
    <w:abstractNumId w:val="38"/>
  </w:num>
  <w:num w:numId="24" w16cid:durableId="1403866039">
    <w:abstractNumId w:val="11"/>
  </w:num>
  <w:num w:numId="25" w16cid:durableId="421142557">
    <w:abstractNumId w:val="19"/>
  </w:num>
  <w:num w:numId="26" w16cid:durableId="1682321392">
    <w:abstractNumId w:val="4"/>
  </w:num>
  <w:num w:numId="27" w16cid:durableId="1263687687">
    <w:abstractNumId w:val="17"/>
  </w:num>
  <w:num w:numId="28" w16cid:durableId="1403605459">
    <w:abstractNumId w:val="33"/>
  </w:num>
  <w:num w:numId="29" w16cid:durableId="143395178">
    <w:abstractNumId w:val="21"/>
  </w:num>
  <w:num w:numId="30" w16cid:durableId="646781688">
    <w:abstractNumId w:val="37"/>
  </w:num>
  <w:num w:numId="31" w16cid:durableId="775901254">
    <w:abstractNumId w:val="28"/>
  </w:num>
  <w:num w:numId="32" w16cid:durableId="1846632254">
    <w:abstractNumId w:val="7"/>
  </w:num>
  <w:num w:numId="33" w16cid:durableId="9110749">
    <w:abstractNumId w:val="32"/>
  </w:num>
  <w:num w:numId="34" w16cid:durableId="1115369594">
    <w:abstractNumId w:val="9"/>
  </w:num>
  <w:num w:numId="35" w16cid:durableId="1074930675">
    <w:abstractNumId w:val="1"/>
  </w:num>
  <w:num w:numId="36" w16cid:durableId="1872962174">
    <w:abstractNumId w:val="35"/>
  </w:num>
  <w:num w:numId="37" w16cid:durableId="2100102373">
    <w:abstractNumId w:val="42"/>
  </w:num>
  <w:num w:numId="38" w16cid:durableId="745499395">
    <w:abstractNumId w:val="0"/>
  </w:num>
  <w:num w:numId="39" w16cid:durableId="776098144">
    <w:abstractNumId w:val="8"/>
  </w:num>
  <w:num w:numId="40" w16cid:durableId="1529102021">
    <w:abstractNumId w:val="31"/>
  </w:num>
  <w:num w:numId="41" w16cid:durableId="1443188296">
    <w:abstractNumId w:val="2"/>
  </w:num>
  <w:num w:numId="42" w16cid:durableId="319695889">
    <w:abstractNumId w:val="18"/>
  </w:num>
  <w:num w:numId="43" w16cid:durableId="883640170">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velyn Goh">
    <w15:presenceInfo w15:providerId="Windows Live" w15:userId="421c4f0259e13d55"/>
  </w15:person>
  <w15:person w15:author="승찬 유">
    <w15:presenceInfo w15:providerId="Windows Live" w15:userId="3e64f0b268d3a8c7"/>
  </w15:person>
  <w15:person w15:author="Nicole Pratt">
    <w15:presenceInfo w15:providerId="AD" w15:userId="S::nicole.pratt_unisa.edu.au#ext#@ohdsiorg.onmicrosoft.com::3a6818bd-20a1-4fb3-83fb-64adcd5850b6"/>
  </w15:person>
  <w15:person w15:author="Jack Janetzki">
    <w15:presenceInfo w15:providerId="AD" w15:userId="S::jack.janetzki_unisa.edu.au#ext#@ohdsiorg.onmicrosoft.com::a89103aa-3801-4a86-aac2-865921056cb7"/>
  </w15:person>
  <w15:person w15:author="Evelyn Goh [2]">
    <w15:presenceInfo w15:providerId="AD" w15:userId="S::e0983111_u.nus.edu#ext#@ohdsiorg.onmicrosoft.com::6b8fefef-e1c2-4ec6-acfd-d9af644a0bc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3EA"/>
    <w:rsid w:val="000133EA"/>
    <w:rsid w:val="00015941"/>
    <w:rsid w:val="000732B7"/>
    <w:rsid w:val="0008626D"/>
    <w:rsid w:val="000D2A9B"/>
    <w:rsid w:val="000F51DB"/>
    <w:rsid w:val="001033A0"/>
    <w:rsid w:val="001111BB"/>
    <w:rsid w:val="0012107F"/>
    <w:rsid w:val="001360AD"/>
    <w:rsid w:val="00136478"/>
    <w:rsid w:val="00144887"/>
    <w:rsid w:val="001668B8"/>
    <w:rsid w:val="001E51CE"/>
    <w:rsid w:val="001F2F79"/>
    <w:rsid w:val="00275EB6"/>
    <w:rsid w:val="002769B1"/>
    <w:rsid w:val="002862AD"/>
    <w:rsid w:val="002C45AA"/>
    <w:rsid w:val="0030756D"/>
    <w:rsid w:val="00375EB6"/>
    <w:rsid w:val="003B6143"/>
    <w:rsid w:val="003E006B"/>
    <w:rsid w:val="003E749F"/>
    <w:rsid w:val="003F3FD4"/>
    <w:rsid w:val="003F76BE"/>
    <w:rsid w:val="004171CD"/>
    <w:rsid w:val="004217D6"/>
    <w:rsid w:val="00422C11"/>
    <w:rsid w:val="00482D37"/>
    <w:rsid w:val="004D623D"/>
    <w:rsid w:val="004E4BC1"/>
    <w:rsid w:val="00505C33"/>
    <w:rsid w:val="00532161"/>
    <w:rsid w:val="005C1C3C"/>
    <w:rsid w:val="005D6CAE"/>
    <w:rsid w:val="00604554"/>
    <w:rsid w:val="00632FF4"/>
    <w:rsid w:val="006C234E"/>
    <w:rsid w:val="006C6773"/>
    <w:rsid w:val="006C6919"/>
    <w:rsid w:val="006C6FC1"/>
    <w:rsid w:val="006D0274"/>
    <w:rsid w:val="006F0A02"/>
    <w:rsid w:val="007338C0"/>
    <w:rsid w:val="00761404"/>
    <w:rsid w:val="00762996"/>
    <w:rsid w:val="00781676"/>
    <w:rsid w:val="00782F7E"/>
    <w:rsid w:val="007A1F29"/>
    <w:rsid w:val="008104B7"/>
    <w:rsid w:val="008268B0"/>
    <w:rsid w:val="00874F7E"/>
    <w:rsid w:val="008758D0"/>
    <w:rsid w:val="00892E55"/>
    <w:rsid w:val="00907777"/>
    <w:rsid w:val="0091405A"/>
    <w:rsid w:val="00973B56"/>
    <w:rsid w:val="009855FF"/>
    <w:rsid w:val="009D227C"/>
    <w:rsid w:val="009E32E8"/>
    <w:rsid w:val="00A2397A"/>
    <w:rsid w:val="00A34625"/>
    <w:rsid w:val="00A55559"/>
    <w:rsid w:val="00A72B26"/>
    <w:rsid w:val="00A97A35"/>
    <w:rsid w:val="00AA0CEC"/>
    <w:rsid w:val="00AC5DB4"/>
    <w:rsid w:val="00AE2DA6"/>
    <w:rsid w:val="00B30877"/>
    <w:rsid w:val="00B3650C"/>
    <w:rsid w:val="00B41A18"/>
    <w:rsid w:val="00B533E6"/>
    <w:rsid w:val="00B53CB6"/>
    <w:rsid w:val="00B57A5D"/>
    <w:rsid w:val="00B92A54"/>
    <w:rsid w:val="00BA61B7"/>
    <w:rsid w:val="00BC7E7B"/>
    <w:rsid w:val="00BD057E"/>
    <w:rsid w:val="00C01DBD"/>
    <w:rsid w:val="00C23334"/>
    <w:rsid w:val="00C46CF0"/>
    <w:rsid w:val="00C86528"/>
    <w:rsid w:val="00C879CA"/>
    <w:rsid w:val="00CA6BAE"/>
    <w:rsid w:val="00CB4040"/>
    <w:rsid w:val="00CC6A4A"/>
    <w:rsid w:val="00CE1CA9"/>
    <w:rsid w:val="00CE2F5B"/>
    <w:rsid w:val="00CE43A9"/>
    <w:rsid w:val="00D01155"/>
    <w:rsid w:val="00D355CE"/>
    <w:rsid w:val="00D4106A"/>
    <w:rsid w:val="00D53274"/>
    <w:rsid w:val="00D6028F"/>
    <w:rsid w:val="00DA2E08"/>
    <w:rsid w:val="00DB12F1"/>
    <w:rsid w:val="00DB44C8"/>
    <w:rsid w:val="00E408C2"/>
    <w:rsid w:val="00E42C29"/>
    <w:rsid w:val="00E4325E"/>
    <w:rsid w:val="00E43D66"/>
    <w:rsid w:val="00E67F77"/>
    <w:rsid w:val="00EA1057"/>
    <w:rsid w:val="00ED21C3"/>
    <w:rsid w:val="00F1624A"/>
    <w:rsid w:val="00F62158"/>
    <w:rsid w:val="00F6498E"/>
    <w:rsid w:val="00F652EA"/>
    <w:rsid w:val="00FA6709"/>
    <w:rsid w:val="00FF43EA"/>
    <w:rsid w:val="00FF54C4"/>
    <w:rsid w:val="0130E01E"/>
    <w:rsid w:val="015A7DAA"/>
    <w:rsid w:val="018F49CD"/>
    <w:rsid w:val="01A54206"/>
    <w:rsid w:val="01C9CFB3"/>
    <w:rsid w:val="05C38502"/>
    <w:rsid w:val="0616C1B7"/>
    <w:rsid w:val="07D257CE"/>
    <w:rsid w:val="0858F8AE"/>
    <w:rsid w:val="0A2998E4"/>
    <w:rsid w:val="0A2D9B64"/>
    <w:rsid w:val="0C2600B0"/>
    <w:rsid w:val="0C2C9760"/>
    <w:rsid w:val="0CD2B2D7"/>
    <w:rsid w:val="0DA57B6F"/>
    <w:rsid w:val="0E3AD5CB"/>
    <w:rsid w:val="0EA3E1BD"/>
    <w:rsid w:val="0F9A4FD6"/>
    <w:rsid w:val="10D65679"/>
    <w:rsid w:val="11C14A97"/>
    <w:rsid w:val="140699F9"/>
    <w:rsid w:val="1449C2EF"/>
    <w:rsid w:val="1681A84D"/>
    <w:rsid w:val="18C59177"/>
    <w:rsid w:val="18CB6703"/>
    <w:rsid w:val="18EEB774"/>
    <w:rsid w:val="1AF79A49"/>
    <w:rsid w:val="1B47E54B"/>
    <w:rsid w:val="1BB1EB68"/>
    <w:rsid w:val="1C57EE8B"/>
    <w:rsid w:val="1E49BC36"/>
    <w:rsid w:val="1F7C588D"/>
    <w:rsid w:val="21040D0F"/>
    <w:rsid w:val="2352D9D5"/>
    <w:rsid w:val="23FEB7BB"/>
    <w:rsid w:val="247C8048"/>
    <w:rsid w:val="25CAD3D5"/>
    <w:rsid w:val="26C1052B"/>
    <w:rsid w:val="26E23BCF"/>
    <w:rsid w:val="26EC5CA7"/>
    <w:rsid w:val="27754603"/>
    <w:rsid w:val="28781E09"/>
    <w:rsid w:val="28B0FE1E"/>
    <w:rsid w:val="29FCFE06"/>
    <w:rsid w:val="2B2956A4"/>
    <w:rsid w:val="2C3CEA1F"/>
    <w:rsid w:val="2C8D53BC"/>
    <w:rsid w:val="2C9EB97D"/>
    <w:rsid w:val="2E4ED530"/>
    <w:rsid w:val="2FD99080"/>
    <w:rsid w:val="3060EB2E"/>
    <w:rsid w:val="30E2A540"/>
    <w:rsid w:val="332578B4"/>
    <w:rsid w:val="338C5985"/>
    <w:rsid w:val="345C8642"/>
    <w:rsid w:val="354B6B58"/>
    <w:rsid w:val="37B344DB"/>
    <w:rsid w:val="3921D305"/>
    <w:rsid w:val="3A6DAE3B"/>
    <w:rsid w:val="3A9A7885"/>
    <w:rsid w:val="3B412741"/>
    <w:rsid w:val="3B97F12A"/>
    <w:rsid w:val="3C4F03EC"/>
    <w:rsid w:val="3C977CFC"/>
    <w:rsid w:val="400B6082"/>
    <w:rsid w:val="401C90DF"/>
    <w:rsid w:val="40AEB00A"/>
    <w:rsid w:val="40F31AF8"/>
    <w:rsid w:val="4348845C"/>
    <w:rsid w:val="43C984D8"/>
    <w:rsid w:val="45739389"/>
    <w:rsid w:val="47544BDE"/>
    <w:rsid w:val="484B8519"/>
    <w:rsid w:val="4A045FAF"/>
    <w:rsid w:val="4A871C71"/>
    <w:rsid w:val="4AAC838E"/>
    <w:rsid w:val="4B1A91C0"/>
    <w:rsid w:val="4B81FFB1"/>
    <w:rsid w:val="4BEB8F74"/>
    <w:rsid w:val="4D77F716"/>
    <w:rsid w:val="4E163AD3"/>
    <w:rsid w:val="4EC3C1C6"/>
    <w:rsid w:val="4FE60E27"/>
    <w:rsid w:val="507BA486"/>
    <w:rsid w:val="50AB8DFB"/>
    <w:rsid w:val="5289B144"/>
    <w:rsid w:val="535200FE"/>
    <w:rsid w:val="53AD4484"/>
    <w:rsid w:val="53F14B55"/>
    <w:rsid w:val="54446528"/>
    <w:rsid w:val="54B3C338"/>
    <w:rsid w:val="5709D258"/>
    <w:rsid w:val="57247ADA"/>
    <w:rsid w:val="5822D2C0"/>
    <w:rsid w:val="58586D5C"/>
    <w:rsid w:val="596DF11E"/>
    <w:rsid w:val="5A0E0887"/>
    <w:rsid w:val="5AE679F7"/>
    <w:rsid w:val="5C00DCE5"/>
    <w:rsid w:val="5F2070F4"/>
    <w:rsid w:val="60B9CE6B"/>
    <w:rsid w:val="60C1F386"/>
    <w:rsid w:val="618F3BC1"/>
    <w:rsid w:val="62A29488"/>
    <w:rsid w:val="63246E69"/>
    <w:rsid w:val="63825901"/>
    <w:rsid w:val="638ED98A"/>
    <w:rsid w:val="646C14A7"/>
    <w:rsid w:val="64730EC9"/>
    <w:rsid w:val="64D86F89"/>
    <w:rsid w:val="65D2F580"/>
    <w:rsid w:val="669F1FB0"/>
    <w:rsid w:val="67DA1E13"/>
    <w:rsid w:val="688F11FC"/>
    <w:rsid w:val="691D281B"/>
    <w:rsid w:val="696225B7"/>
    <w:rsid w:val="6A63168A"/>
    <w:rsid w:val="6AB9E895"/>
    <w:rsid w:val="6ADDBF6B"/>
    <w:rsid w:val="6BA80DC6"/>
    <w:rsid w:val="6C465846"/>
    <w:rsid w:val="6C523471"/>
    <w:rsid w:val="6C8EA389"/>
    <w:rsid w:val="6D7D22C7"/>
    <w:rsid w:val="6DA053B2"/>
    <w:rsid w:val="6DE5D543"/>
    <w:rsid w:val="6F953DD5"/>
    <w:rsid w:val="70158FB7"/>
    <w:rsid w:val="70207611"/>
    <w:rsid w:val="71847DCC"/>
    <w:rsid w:val="730B2E9D"/>
    <w:rsid w:val="73BA9178"/>
    <w:rsid w:val="748B6D26"/>
    <w:rsid w:val="761AE5C4"/>
    <w:rsid w:val="7719F612"/>
    <w:rsid w:val="78CE640E"/>
    <w:rsid w:val="7A8DA692"/>
    <w:rsid w:val="7BA5CC0E"/>
    <w:rsid w:val="7CDC6B8A"/>
    <w:rsid w:val="7E870166"/>
    <w:rsid w:val="7EEEBDCF"/>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68B949"/>
  <w15:chartTrackingRefBased/>
  <w15:docId w15:val="{DC8F9EF5-4BC8-4385-B536-B8038D079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43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F43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F43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43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43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43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43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43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43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43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F43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F43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43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43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43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43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43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43EA"/>
    <w:rPr>
      <w:rFonts w:eastAsiaTheme="majorEastAsia" w:cstheme="majorBidi"/>
      <w:color w:val="272727" w:themeColor="text1" w:themeTint="D8"/>
    </w:rPr>
  </w:style>
  <w:style w:type="paragraph" w:styleId="Title">
    <w:name w:val="Title"/>
    <w:basedOn w:val="Normal"/>
    <w:next w:val="Normal"/>
    <w:link w:val="TitleChar"/>
    <w:uiPriority w:val="10"/>
    <w:qFormat/>
    <w:rsid w:val="00FF43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43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43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43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43EA"/>
    <w:pPr>
      <w:spacing w:before="160"/>
      <w:jc w:val="center"/>
    </w:pPr>
    <w:rPr>
      <w:i/>
      <w:iCs/>
      <w:color w:val="404040" w:themeColor="text1" w:themeTint="BF"/>
    </w:rPr>
  </w:style>
  <w:style w:type="character" w:customStyle="1" w:styleId="QuoteChar">
    <w:name w:val="Quote Char"/>
    <w:basedOn w:val="DefaultParagraphFont"/>
    <w:link w:val="Quote"/>
    <w:uiPriority w:val="29"/>
    <w:rsid w:val="00FF43EA"/>
    <w:rPr>
      <w:i/>
      <w:iCs/>
      <w:color w:val="404040" w:themeColor="text1" w:themeTint="BF"/>
    </w:rPr>
  </w:style>
  <w:style w:type="paragraph" w:styleId="ListParagraph">
    <w:name w:val="List Paragraph"/>
    <w:basedOn w:val="Normal"/>
    <w:uiPriority w:val="34"/>
    <w:qFormat/>
    <w:rsid w:val="00FF43EA"/>
    <w:pPr>
      <w:ind w:left="720"/>
      <w:contextualSpacing/>
    </w:pPr>
  </w:style>
  <w:style w:type="character" w:styleId="IntenseEmphasis">
    <w:name w:val="Intense Emphasis"/>
    <w:basedOn w:val="DefaultParagraphFont"/>
    <w:uiPriority w:val="21"/>
    <w:qFormat/>
    <w:rsid w:val="00FF43EA"/>
    <w:rPr>
      <w:i/>
      <w:iCs/>
      <w:color w:val="0F4761" w:themeColor="accent1" w:themeShade="BF"/>
    </w:rPr>
  </w:style>
  <w:style w:type="paragraph" w:styleId="IntenseQuote">
    <w:name w:val="Intense Quote"/>
    <w:basedOn w:val="Normal"/>
    <w:next w:val="Normal"/>
    <w:link w:val="IntenseQuoteChar"/>
    <w:uiPriority w:val="30"/>
    <w:qFormat/>
    <w:rsid w:val="00FF43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43EA"/>
    <w:rPr>
      <w:i/>
      <w:iCs/>
      <w:color w:val="0F4761" w:themeColor="accent1" w:themeShade="BF"/>
    </w:rPr>
  </w:style>
  <w:style w:type="character" w:styleId="IntenseReference">
    <w:name w:val="Intense Reference"/>
    <w:basedOn w:val="DefaultParagraphFont"/>
    <w:uiPriority w:val="32"/>
    <w:qFormat/>
    <w:rsid w:val="00FF43EA"/>
    <w:rPr>
      <w:b/>
      <w:bCs/>
      <w:smallCaps/>
      <w:color w:val="0F4761" w:themeColor="accent1" w:themeShade="BF"/>
      <w:spacing w:val="5"/>
    </w:rPr>
  </w:style>
  <w:style w:type="paragraph" w:styleId="TOCHeading">
    <w:name w:val="TOC Heading"/>
    <w:basedOn w:val="Heading1"/>
    <w:next w:val="Normal"/>
    <w:uiPriority w:val="39"/>
    <w:unhideWhenUsed/>
    <w:qFormat/>
    <w:rsid w:val="0030756D"/>
    <w:pPr>
      <w:spacing w:before="240" w:after="0" w:line="259" w:lineRule="auto"/>
      <w:outlineLvl w:val="9"/>
    </w:pPr>
    <w:rPr>
      <w:kern w:val="0"/>
      <w:sz w:val="32"/>
      <w:szCs w:val="32"/>
      <w:lang w:val="en-US" w:eastAsia="en-US"/>
      <w14:ligatures w14:val="none"/>
    </w:rPr>
  </w:style>
  <w:style w:type="paragraph" w:styleId="TOC1">
    <w:name w:val="toc 1"/>
    <w:basedOn w:val="Normal"/>
    <w:next w:val="Normal"/>
    <w:autoRedefine/>
    <w:uiPriority w:val="39"/>
    <w:unhideWhenUsed/>
    <w:rsid w:val="00CE43A9"/>
    <w:pPr>
      <w:tabs>
        <w:tab w:val="right" w:leader="dot" w:pos="9016"/>
      </w:tabs>
      <w:spacing w:after="100"/>
    </w:pPr>
    <w:rPr>
      <w:noProof/>
      <w:sz w:val="16"/>
      <w:szCs w:val="16"/>
    </w:rPr>
  </w:style>
  <w:style w:type="paragraph" w:styleId="TOC2">
    <w:name w:val="toc 2"/>
    <w:basedOn w:val="Normal"/>
    <w:next w:val="Normal"/>
    <w:autoRedefine/>
    <w:uiPriority w:val="39"/>
    <w:unhideWhenUsed/>
    <w:rsid w:val="0030756D"/>
    <w:pPr>
      <w:spacing w:after="100"/>
      <w:ind w:left="240"/>
    </w:pPr>
  </w:style>
  <w:style w:type="paragraph" w:styleId="TOC3">
    <w:name w:val="toc 3"/>
    <w:basedOn w:val="Normal"/>
    <w:next w:val="Normal"/>
    <w:autoRedefine/>
    <w:uiPriority w:val="39"/>
    <w:unhideWhenUsed/>
    <w:rsid w:val="0030756D"/>
    <w:pPr>
      <w:spacing w:after="100"/>
      <w:ind w:left="480"/>
    </w:pPr>
  </w:style>
  <w:style w:type="character" w:styleId="Hyperlink">
    <w:name w:val="Hyperlink"/>
    <w:basedOn w:val="DefaultParagraphFont"/>
    <w:uiPriority w:val="99"/>
    <w:unhideWhenUsed/>
    <w:rsid w:val="0030756D"/>
    <w:rPr>
      <w:color w:val="467886" w:themeColor="hyperlink"/>
      <w:u w:val="single"/>
    </w:rPr>
  </w:style>
  <w:style w:type="table" w:styleId="TableGrid">
    <w:name w:val="Table Grid"/>
    <w:basedOn w:val="TableNormal"/>
    <w:uiPriority w:val="39"/>
    <w:rsid w:val="00EA1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769B1"/>
    <w:rPr>
      <w:sz w:val="16"/>
      <w:szCs w:val="16"/>
    </w:rPr>
  </w:style>
  <w:style w:type="paragraph" w:styleId="CommentText">
    <w:name w:val="annotation text"/>
    <w:basedOn w:val="Normal"/>
    <w:link w:val="CommentTextChar"/>
    <w:uiPriority w:val="99"/>
    <w:unhideWhenUsed/>
    <w:rsid w:val="002769B1"/>
    <w:pPr>
      <w:spacing w:line="240" w:lineRule="auto"/>
    </w:pPr>
    <w:rPr>
      <w:sz w:val="20"/>
      <w:szCs w:val="20"/>
    </w:rPr>
  </w:style>
  <w:style w:type="character" w:customStyle="1" w:styleId="CommentTextChar">
    <w:name w:val="Comment Text Char"/>
    <w:basedOn w:val="DefaultParagraphFont"/>
    <w:link w:val="CommentText"/>
    <w:uiPriority w:val="99"/>
    <w:rsid w:val="002769B1"/>
    <w:rPr>
      <w:sz w:val="20"/>
      <w:szCs w:val="20"/>
    </w:rPr>
  </w:style>
  <w:style w:type="paragraph" w:styleId="CommentSubject">
    <w:name w:val="annotation subject"/>
    <w:basedOn w:val="CommentText"/>
    <w:next w:val="CommentText"/>
    <w:link w:val="CommentSubjectChar"/>
    <w:uiPriority w:val="99"/>
    <w:semiHidden/>
    <w:unhideWhenUsed/>
    <w:rsid w:val="002769B1"/>
    <w:rPr>
      <w:b/>
      <w:bCs/>
    </w:rPr>
  </w:style>
  <w:style w:type="character" w:customStyle="1" w:styleId="CommentSubjectChar">
    <w:name w:val="Comment Subject Char"/>
    <w:basedOn w:val="CommentTextChar"/>
    <w:link w:val="CommentSubject"/>
    <w:uiPriority w:val="99"/>
    <w:semiHidden/>
    <w:rsid w:val="002769B1"/>
    <w:rPr>
      <w:b/>
      <w:bCs/>
      <w:sz w:val="20"/>
      <w:szCs w:val="20"/>
    </w:rPr>
  </w:style>
  <w:style w:type="character" w:styleId="UnresolvedMention">
    <w:name w:val="Unresolved Mention"/>
    <w:basedOn w:val="DefaultParagraphFont"/>
    <w:uiPriority w:val="99"/>
    <w:semiHidden/>
    <w:unhideWhenUsed/>
    <w:rsid w:val="00C879CA"/>
    <w:rPr>
      <w:color w:val="605E5C"/>
      <w:shd w:val="clear" w:color="auto" w:fill="E1DFDD"/>
    </w:rPr>
  </w:style>
  <w:style w:type="paragraph" w:styleId="Header">
    <w:name w:val="header"/>
    <w:basedOn w:val="Normal"/>
    <w:link w:val="HeaderChar"/>
    <w:uiPriority w:val="99"/>
    <w:unhideWhenUsed/>
    <w:rsid w:val="000D2A9B"/>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2A9B"/>
  </w:style>
  <w:style w:type="paragraph" w:styleId="Footer">
    <w:name w:val="footer"/>
    <w:basedOn w:val="Normal"/>
    <w:link w:val="FooterChar"/>
    <w:uiPriority w:val="99"/>
    <w:unhideWhenUsed/>
    <w:rsid w:val="000D2A9B"/>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2A9B"/>
  </w:style>
  <w:style w:type="paragraph" w:styleId="Revision">
    <w:name w:val="Revision"/>
    <w:hidden/>
    <w:uiPriority w:val="99"/>
    <w:semiHidden/>
    <w:rsid w:val="000D2A9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699634">
      <w:bodyDiv w:val="1"/>
      <w:marLeft w:val="0"/>
      <w:marRight w:val="0"/>
      <w:marTop w:val="0"/>
      <w:marBottom w:val="0"/>
      <w:divBdr>
        <w:top w:val="none" w:sz="0" w:space="0" w:color="auto"/>
        <w:left w:val="none" w:sz="0" w:space="0" w:color="auto"/>
        <w:bottom w:val="none" w:sz="0" w:space="0" w:color="auto"/>
        <w:right w:val="none" w:sz="0" w:space="0" w:color="auto"/>
      </w:divBdr>
    </w:div>
    <w:div w:id="341013287">
      <w:bodyDiv w:val="1"/>
      <w:marLeft w:val="0"/>
      <w:marRight w:val="0"/>
      <w:marTop w:val="0"/>
      <w:marBottom w:val="0"/>
      <w:divBdr>
        <w:top w:val="none" w:sz="0" w:space="0" w:color="auto"/>
        <w:left w:val="none" w:sz="0" w:space="0" w:color="auto"/>
        <w:bottom w:val="none" w:sz="0" w:space="0" w:color="auto"/>
        <w:right w:val="none" w:sz="0" w:space="0" w:color="auto"/>
      </w:divBdr>
    </w:div>
    <w:div w:id="474831478">
      <w:bodyDiv w:val="1"/>
      <w:marLeft w:val="0"/>
      <w:marRight w:val="0"/>
      <w:marTop w:val="0"/>
      <w:marBottom w:val="0"/>
      <w:divBdr>
        <w:top w:val="none" w:sz="0" w:space="0" w:color="auto"/>
        <w:left w:val="none" w:sz="0" w:space="0" w:color="auto"/>
        <w:bottom w:val="none" w:sz="0" w:space="0" w:color="auto"/>
        <w:right w:val="none" w:sz="0" w:space="0" w:color="auto"/>
      </w:divBdr>
    </w:div>
    <w:div w:id="509028943">
      <w:bodyDiv w:val="1"/>
      <w:marLeft w:val="0"/>
      <w:marRight w:val="0"/>
      <w:marTop w:val="0"/>
      <w:marBottom w:val="0"/>
      <w:divBdr>
        <w:top w:val="none" w:sz="0" w:space="0" w:color="auto"/>
        <w:left w:val="none" w:sz="0" w:space="0" w:color="auto"/>
        <w:bottom w:val="none" w:sz="0" w:space="0" w:color="auto"/>
        <w:right w:val="none" w:sz="0" w:space="0" w:color="auto"/>
      </w:divBdr>
    </w:div>
    <w:div w:id="864093894">
      <w:bodyDiv w:val="1"/>
      <w:marLeft w:val="0"/>
      <w:marRight w:val="0"/>
      <w:marTop w:val="0"/>
      <w:marBottom w:val="0"/>
      <w:divBdr>
        <w:top w:val="none" w:sz="0" w:space="0" w:color="auto"/>
        <w:left w:val="none" w:sz="0" w:space="0" w:color="auto"/>
        <w:bottom w:val="none" w:sz="0" w:space="0" w:color="auto"/>
        <w:right w:val="none" w:sz="0" w:space="0" w:color="auto"/>
      </w:divBdr>
    </w:div>
    <w:div w:id="1253124270">
      <w:bodyDiv w:val="1"/>
      <w:marLeft w:val="0"/>
      <w:marRight w:val="0"/>
      <w:marTop w:val="0"/>
      <w:marBottom w:val="0"/>
      <w:divBdr>
        <w:top w:val="none" w:sz="0" w:space="0" w:color="auto"/>
        <w:left w:val="none" w:sz="0" w:space="0" w:color="auto"/>
        <w:bottom w:val="none" w:sz="0" w:space="0" w:color="auto"/>
        <w:right w:val="none" w:sz="0" w:space="0" w:color="auto"/>
      </w:divBdr>
    </w:div>
    <w:div w:id="1592080472">
      <w:bodyDiv w:val="1"/>
      <w:marLeft w:val="0"/>
      <w:marRight w:val="0"/>
      <w:marTop w:val="0"/>
      <w:marBottom w:val="0"/>
      <w:divBdr>
        <w:top w:val="none" w:sz="0" w:space="0" w:color="auto"/>
        <w:left w:val="none" w:sz="0" w:space="0" w:color="auto"/>
        <w:bottom w:val="none" w:sz="0" w:space="0" w:color="auto"/>
        <w:right w:val="none" w:sz="0" w:space="0" w:color="auto"/>
      </w:divBdr>
    </w:div>
    <w:div w:id="1720586794">
      <w:bodyDiv w:val="1"/>
      <w:marLeft w:val="0"/>
      <w:marRight w:val="0"/>
      <w:marTop w:val="0"/>
      <w:marBottom w:val="0"/>
      <w:divBdr>
        <w:top w:val="none" w:sz="0" w:space="0" w:color="auto"/>
        <w:left w:val="none" w:sz="0" w:space="0" w:color="auto"/>
        <w:bottom w:val="none" w:sz="0" w:space="0" w:color="auto"/>
        <w:right w:val="none" w:sz="0" w:space="0" w:color="auto"/>
      </w:divBdr>
    </w:div>
    <w:div w:id="1948584032">
      <w:bodyDiv w:val="1"/>
      <w:marLeft w:val="0"/>
      <w:marRight w:val="0"/>
      <w:marTop w:val="0"/>
      <w:marBottom w:val="0"/>
      <w:divBdr>
        <w:top w:val="none" w:sz="0" w:space="0" w:color="auto"/>
        <w:left w:val="none" w:sz="0" w:space="0" w:color="auto"/>
        <w:bottom w:val="none" w:sz="0" w:space="0" w:color="auto"/>
        <w:right w:val="none" w:sz="0" w:space="0" w:color="auto"/>
      </w:divBdr>
    </w:div>
    <w:div w:id="1989942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1/relationships/commentsExtended" Target="commentsExtended.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comments" Target="comment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microsoft.com/office/2018/08/relationships/commentsExtensible" Target="commentsExtensible.xml"/><Relationship Id="rId10" Type="http://schemas.openxmlformats.org/officeDocument/2006/relationships/hyperlink" Target="mailto:chandryou@yuhs.ac" TargetMode="External"/><Relationship Id="rId4" Type="http://schemas.openxmlformats.org/officeDocument/2006/relationships/numbering" Target="numbering.xml"/><Relationship Id="rId9" Type="http://schemas.openxmlformats.org/officeDocument/2006/relationships/endnotes" Target="endnotes.xml"/><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Domain xmlns="356123f6-3c58-40fb-bd87-e8d5d52cf641" xsi:nil="true"/>
    <lcf76f155ced4ddcb4097134ff3c332f xmlns="356123f6-3c58-40fb-bd87-e8d5d52cf641">
      <Terms xmlns="http://schemas.microsoft.com/office/infopath/2007/PartnerControls"/>
    </lcf76f155ced4ddcb4097134ff3c332f>
    <StatusOfMapping xmlns="356123f6-3c58-40fb-bd87-e8d5d52cf641" xsi:nil="true"/>
    <Assignee xmlns="356123f6-3c58-40fb-bd87-e8d5d52cf641" xsi:nil="true"/>
    <ConceptClass xmlns="356123f6-3c58-40fb-bd87-e8d5d52cf641" xsi:nil="true"/>
    <TaxCatchAll xmlns="4521d7e5-f894-4706-b007-7a6dc43912f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620177BAD4D504B98EF94FB42DC9CFC" ma:contentTypeVersion="23" ma:contentTypeDescription="Create a new document." ma:contentTypeScope="" ma:versionID="350dd149cdcbdfe64853c6efa244c7a2">
  <xsd:schema xmlns:xsd="http://www.w3.org/2001/XMLSchema" xmlns:xs="http://www.w3.org/2001/XMLSchema" xmlns:p="http://schemas.microsoft.com/office/2006/metadata/properties" xmlns:ns2="356123f6-3c58-40fb-bd87-e8d5d52cf641" xmlns:ns3="4521d7e5-f894-4706-b007-7a6dc43912f0" targetNamespace="http://schemas.microsoft.com/office/2006/metadata/properties" ma:root="true" ma:fieldsID="0aa503a07c30c16e47ad7976e45559a1" ns2:_="" ns3:_="">
    <xsd:import namespace="356123f6-3c58-40fb-bd87-e8d5d52cf641"/>
    <xsd:import namespace="4521d7e5-f894-4706-b007-7a6dc43912f0"/>
    <xsd:element name="properties">
      <xsd:complexType>
        <xsd:sequence>
          <xsd:element name="documentManagement">
            <xsd:complexType>
              <xsd:all>
                <xsd:element ref="ns2:Assignee" minOccurs="0"/>
                <xsd:element ref="ns2:Domain" minOccurs="0"/>
                <xsd:element ref="ns2:ConceptClass" minOccurs="0"/>
                <xsd:element ref="ns2:StatusOfMapping" minOccurs="0"/>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6123f6-3c58-40fb-bd87-e8d5d52cf641" elementFormDefault="qualified">
    <xsd:import namespace="http://schemas.microsoft.com/office/2006/documentManagement/types"/>
    <xsd:import namespace="http://schemas.microsoft.com/office/infopath/2007/PartnerControls"/>
    <xsd:element name="Assignee" ma:index="3" nillable="true" ma:displayName="Assigned to" ma:format="Dropdown" ma:internalName="Assignee" ma:readOnly="false">
      <xsd:simpleType>
        <xsd:restriction base="dms:Note">
          <xsd:maxLength value="255"/>
        </xsd:restriction>
      </xsd:simpleType>
    </xsd:element>
    <xsd:element name="Domain" ma:index="4" nillable="true" ma:displayName="Domain" ma:format="Dropdown" ma:internalName="Domain" ma:readOnly="false">
      <xsd:simpleType>
        <xsd:restriction base="dms:Text">
          <xsd:maxLength value="255"/>
        </xsd:restriction>
      </xsd:simpleType>
    </xsd:element>
    <xsd:element name="ConceptClass" ma:index="5" nillable="true" ma:displayName="Concept Class" ma:format="Dropdown" ma:internalName="ConceptClass" ma:readOnly="false">
      <xsd:simpleType>
        <xsd:restriction base="dms:Text">
          <xsd:maxLength value="255"/>
        </xsd:restriction>
      </xsd:simpleType>
    </xsd:element>
    <xsd:element name="StatusOfMapping" ma:index="6" nillable="true" ma:displayName="Status Of Mapping" ma:format="Dropdown" ma:internalName="StatusOfMapping" ma:readOnly="false">
      <xsd:simpleType>
        <xsd:restriction base="dms:Note">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hidden="true" ma:internalName="MediaLengthInSeconds" ma:readOnly="true">
      <xsd:simpleType>
        <xsd:restriction base="dms:Unknown"/>
      </xsd:simpleType>
    </xsd:element>
    <xsd:element name="MediaServiceAutoTags" ma:index="12" nillable="true" ma:displayName="Tags" ma:hidden="true" ma:internalName="MediaServiceAutoTags"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hidden="true" ma:internalName="MediaServiceKeyPoints" ma:readOnly="true">
      <xsd:simpleType>
        <xsd:restriction base="dms:Note"/>
      </xsd:simpleType>
    </xsd:element>
    <xsd:element name="MediaServiceOCR" ma:index="15" nillable="true" ma:displayName="Extracted Text" ma:hidden="true" ma:internalName="MediaServiceOCR"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hidden="true" ma:indexed="true" ma:internalName="MediaServiceLocation" ma:readOnly="true">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ff58e153-2629-4ac8-a772-ec9a0de80e2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4521d7e5-f894-4706-b007-7a6dc43912f0" elementFormDefault="qualified">
    <xsd:import namespace="http://schemas.microsoft.com/office/2006/documentManagement/types"/>
    <xsd:import namespace="http://schemas.microsoft.com/office/infopath/2007/PartnerControls"/>
    <xsd:element name="SharedWithUsers" ma:index="18"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hidden="true" ma:internalName="SharedWithDetails" ma:readOnly="true">
      <xsd:simpleType>
        <xsd:restriction base="dms:Note"/>
      </xsd:simpleType>
    </xsd:element>
    <xsd:element name="TaxCatchAll" ma:index="25" nillable="true" ma:displayName="Taxonomy Catch All Column" ma:hidden="true" ma:list="{e20c5ff3-5eb6-444f-8f49-9a5fbc3eebf9}" ma:internalName="TaxCatchAll" ma:readOnly="false" ma:showField="CatchAllData" ma:web="4521d7e5-f894-4706-b007-7a6dc43912f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688DB94-8CFB-415A-B8A6-DCD747BD8CF8}">
  <ds:schemaRefs>
    <ds:schemaRef ds:uri="http://schemas.microsoft.com/sharepoint/v3/contenttype/forms"/>
  </ds:schemaRefs>
</ds:datastoreItem>
</file>

<file path=customXml/itemProps2.xml><?xml version="1.0" encoding="utf-8"?>
<ds:datastoreItem xmlns:ds="http://schemas.openxmlformats.org/officeDocument/2006/customXml" ds:itemID="{9B4F4490-0848-41BB-B79E-4F3532F87E8B}">
  <ds:schemaRefs>
    <ds:schemaRef ds:uri="http://schemas.microsoft.com/office/2006/metadata/properties"/>
    <ds:schemaRef ds:uri="http://schemas.microsoft.com/office/infopath/2007/PartnerControls"/>
    <ds:schemaRef ds:uri="356123f6-3c58-40fb-bd87-e8d5d52cf641"/>
    <ds:schemaRef ds:uri="4521d7e5-f894-4706-b007-7a6dc43912f0"/>
  </ds:schemaRefs>
</ds:datastoreItem>
</file>

<file path=customXml/itemProps3.xml><?xml version="1.0" encoding="utf-8"?>
<ds:datastoreItem xmlns:ds="http://schemas.openxmlformats.org/officeDocument/2006/customXml" ds:itemID="{F75A5F7C-2400-4AFF-8970-0FEBCBC148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6123f6-3c58-40fb-bd87-e8d5d52cf641"/>
    <ds:schemaRef ds:uri="4521d7e5-f894-4706-b007-7a6dc43912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326</TotalTime>
  <Pages>17</Pages>
  <Words>2589</Words>
  <Characters>14761</Characters>
  <Application>Microsoft Office Word</Application>
  <DocSecurity>0</DocSecurity>
  <Lines>123</Lines>
  <Paragraphs>34</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17316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Evelyn Goh</dc:creator>
  <cp:keywords/>
  <dc:description/>
  <cp:lastModifiedBy>Evelyn Goh</cp:lastModifiedBy>
  <cp:revision>3</cp:revision>
  <dcterms:created xsi:type="dcterms:W3CDTF">2025-07-13T14:42:00Z</dcterms:created>
  <dcterms:modified xsi:type="dcterms:W3CDTF">2025-07-13T20:03:00Z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0x010100C620177BAD4D504B98EF94FB42DC9CFC</vt:lpwstr>
  </property>
  <property fmtid="{D5CDD505-2E9C-101B-9397-08002B2CF9AE}" pid="3" name="MediaServiceImageTags">
    <vt:lpwstr/>
  </property>
</Properties>
</file>